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h.dh23lmdamygo" w:id="0"/>
      <w:bookmarkEnd w:id="0"/>
      <w:r w:rsidDel="00000000" w:rsidR="00000000" w:rsidRPr="00000000">
        <w:rPr>
          <w:rtl w:val="0"/>
        </w:rPr>
        <w:t xml:space="preserve">Strange Changes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Chris Stover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 central aspect of jazz practice is harmonic substitution, where a </w:t>
      </w:r>
      <w:r w:rsidDel="00000000" w:rsidR="00000000" w:rsidRPr="00000000">
        <w:rPr>
          <w:rFonts w:ascii="Times New Roman" w:cs="Times New Roman" w:eastAsia="Times New Roman" w:hAnsi="Times New Roman"/>
          <w:rtl w:val="0"/>
        </w:rPr>
        <w:t xml:space="preserve">functionally-related chord of a different flavor displaces, or is superimposed upon, another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w:t>
      </w:r>
      <w:r w:rsidDel="00000000" w:rsidR="00000000" w:rsidRPr="00000000">
        <w:rPr>
          <w:rFonts w:ascii="Times New Roman" w:cs="Times New Roman" w:eastAsia="Times New Roman" w:hAnsi="Times New Roman"/>
          <w:rtl w:val="0"/>
        </w:rPr>
        <w:t xml:space="preserve">ese substitutions can be predetermined, as in an arrangement of a jazz standard, or effected “in the heat of the moment,” as ensemble members carve alternative harmonic paths through the “changes” of the tune. Aspects of harmonic substitution, or reharmonization, are addressed </w:t>
      </w:r>
      <w:r w:rsidDel="00000000" w:rsidR="00000000" w:rsidRPr="00000000">
        <w:rPr>
          <w:rFonts w:ascii="Times New Roman" w:cs="Times New Roman" w:eastAsia="Times New Roman" w:hAnsi="Times New Roman"/>
          <w:color w:val="4a86e8"/>
          <w:u w:val="single"/>
          <w:rtl w:val="0"/>
        </w:rPr>
        <w:t xml:space="preserve">elsewhere in this issue</w:t>
      </w:r>
      <w:r w:rsidDel="00000000" w:rsidR="00000000" w:rsidRPr="00000000">
        <w:rPr>
          <w:rFonts w:ascii="Times New Roman" w:cs="Times New Roman" w:eastAsia="Times New Roman" w:hAnsi="Times New Roman"/>
          <w:rtl w:val="0"/>
        </w:rPr>
        <w:t xml:space="preserve">. In this essay I will outline a related and, I suggest, foundational practice that </w:t>
      </w:r>
      <w:r w:rsidDel="00000000" w:rsidR="00000000" w:rsidRPr="00000000">
        <w:rPr>
          <w:rFonts w:ascii="Times New Roman" w:cs="Times New Roman" w:eastAsia="Times New Roman" w:hAnsi="Times New Roman"/>
          <w:rtl w:val="0"/>
        </w:rPr>
        <w:t xml:space="preserve">can be used as a model for thinking about harmonic substitution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 number of common harmonic progressions built into the structure of the tunes themselves</w:t>
      </w:r>
      <w:r w:rsidDel="00000000" w:rsidR="00000000" w:rsidRPr="00000000">
        <w:rPr>
          <w:rFonts w:ascii="Times New Roman" w:cs="Times New Roman" w:eastAsia="Times New Roman" w:hAnsi="Times New Roman"/>
          <w:rtl w:val="0"/>
        </w:rPr>
        <w:t xml:space="preserve">. In other words, the </w:t>
      </w:r>
      <w:r w:rsidDel="00000000" w:rsidR="00000000" w:rsidRPr="00000000">
        <w:rPr>
          <w:rFonts w:ascii="Times New Roman" w:cs="Times New Roman" w:eastAsia="Times New Roman" w:hAnsi="Times New Roman"/>
          <w:rtl w:val="0"/>
        </w:rPr>
        <w:t xml:space="preserve">very</w:t>
      </w:r>
      <w:r w:rsidDel="00000000" w:rsidR="00000000" w:rsidRPr="00000000">
        <w:rPr>
          <w:rFonts w:ascii="Times New Roman" w:cs="Times New Roman" w:eastAsia="Times New Roman" w:hAnsi="Times New Roman"/>
          <w:rtl w:val="0"/>
        </w:rPr>
        <w:t xml:space="preserve"> notion of carving alternative paths toward harmonic goals is already built into the structure of the songs being elaborated upon by jazz musicians. These practices relate to and extend the concept of </w:t>
      </w:r>
      <w:r w:rsidDel="00000000" w:rsidR="00000000" w:rsidRPr="00000000">
        <w:rPr>
          <w:rFonts w:ascii="Times New Roman" w:cs="Times New Roman" w:eastAsia="Times New Roman" w:hAnsi="Times New Roman"/>
          <w:i w:val="1"/>
          <w:rtl w:val="0"/>
        </w:rPr>
        <w:t xml:space="preserve">mode mixture</w:t>
      </w:r>
      <w:r w:rsidDel="00000000" w:rsidR="00000000" w:rsidRPr="00000000">
        <w:rPr>
          <w:rFonts w:ascii="Times New Roman" w:cs="Times New Roman" w:eastAsia="Times New Roman" w:hAnsi="Times New Roman"/>
          <w:rtl w:val="0"/>
        </w:rPr>
        <w:t xml:space="preserve">, well-known in conventional music-theoretical discourse.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How might music theory students use an expanded awareness of harmonic possibilities such as can be gleaned from the study of jazz standards, in order to embrace, conceptualize, and apply harmonic substitution, whether working from a prototypical harmonic progression or even from a melody with no pre-given harmonic support? </w:t>
      </w:r>
      <w:r w:rsidDel="00000000" w:rsidR="00000000" w:rsidRPr="00000000">
        <w:rPr>
          <w:rFonts w:ascii="Times New Roman" w:cs="Times New Roman" w:eastAsia="Times New Roman" w:hAnsi="Times New Roman"/>
          <w:rtl w:val="0"/>
        </w:rPr>
        <w:t xml:space="preserve">First, mode mixture</w:t>
      </w:r>
      <w:r w:rsidDel="00000000" w:rsidR="00000000" w:rsidRPr="00000000">
        <w:rPr>
          <w:rFonts w:ascii="Times New Roman" w:cs="Times New Roman" w:eastAsia="Times New Roman" w:hAnsi="Times New Roman"/>
          <w:rtl w:val="0"/>
        </w:rPr>
        <w:t xml:space="preserve"> provides a good entry point for thinking about harmonic substitution: major/minor borrowings are commonplace in 18</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and 19</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-century concert music, and are used for many of the same expressive reasons. Their pervasive use in the American Popular Songbook provides a wealth of examples for a theory instructor to draw upon and for students to engage. Second, as we shall see in Part 2 </w:t>
      </w:r>
      <w:r w:rsidDel="00000000" w:rsidR="00000000" w:rsidRPr="00000000">
        <w:rPr>
          <w:rFonts w:ascii="Times New Roman" w:cs="Times New Roman" w:eastAsia="Times New Roman" w:hAnsi="Times New Roman"/>
          <w:rtl w:val="0"/>
        </w:rPr>
        <w:t xml:space="preserve">below</w:t>
      </w:r>
      <w:r w:rsidDel="00000000" w:rsidR="00000000" w:rsidRPr="00000000">
        <w:rPr>
          <w:rFonts w:ascii="Times New Roman" w:cs="Times New Roman" w:eastAsia="Times New Roman" w:hAnsi="Times New Roman"/>
          <w:rtl w:val="0"/>
        </w:rPr>
        <w:t xml:space="preserve">, aspects of the way mode mixture is used and extended in jazz allow </w:t>
      </w:r>
      <w:r w:rsidDel="00000000" w:rsidR="00000000" w:rsidRPr="00000000">
        <w:rPr>
          <w:rFonts w:ascii="Times New Roman" w:cs="Times New Roman" w:eastAsia="Times New Roman" w:hAnsi="Times New Roman"/>
          <w:rtl w:val="0"/>
        </w:rPr>
        <w:t xml:space="preserve">us to think</w:t>
      </w:r>
      <w:r w:rsidDel="00000000" w:rsidR="00000000" w:rsidRPr="00000000">
        <w:rPr>
          <w:rFonts w:ascii="Times New Roman" w:cs="Times New Roman" w:eastAsia="Times New Roman" w:hAnsi="Times New Roman"/>
          <w:rtl w:val="0"/>
        </w:rPr>
        <w:t xml:space="preserve"> about harmonic function as a process within which we can locate a number of harmonic objects that can equally fulfill some given function. For example, “dominant function” can be fulfilled by V and vii</w:t>
      </w:r>
      <w:r w:rsidDel="00000000" w:rsidR="00000000" w:rsidRPr="00000000">
        <w:rPr>
          <w:rFonts w:ascii="Times New Roman" w:cs="Times New Roman" w:eastAsia="Times New Roman" w:hAnsi="Times New Roman"/>
          <w:rtl w:val="0"/>
        </w:rPr>
        <w:t xml:space="preserve">o, but also by </w:t>
      </w:r>
      <w:r w:rsidDel="00000000" w:rsidR="00000000" w:rsidRPr="00000000">
        <w:rPr>
          <w:rFonts w:ascii="Times New Roman" w:cs="Times New Roman" w:eastAsia="Times New Roman" w:hAnsi="Times New Roman"/>
          <w:rtl w:val="0"/>
        </w:rPr>
        <w:t xml:space="preserve">bII, bVII</w:t>
      </w:r>
      <w:r w:rsidDel="00000000" w:rsidR="00000000" w:rsidRPr="00000000">
        <w:rPr>
          <w:rFonts w:ascii="Times New Roman" w:cs="Times New Roman" w:eastAsia="Times New Roman" w:hAnsi="Times New Roman"/>
          <w:rtl w:val="0"/>
        </w:rPr>
        <w:t xml:space="preserve">, and even III</w:t>
      </w:r>
      <w:r w:rsidDel="00000000" w:rsidR="00000000" w:rsidRPr="00000000">
        <w:rPr>
          <w:rFonts w:ascii="Times New Roman" w:cs="Times New Roman" w:eastAsia="Times New Roman" w:hAnsi="Times New Roman"/>
          <w:rtl w:val="0"/>
        </w:rPr>
        <w:t xml:space="preserve">. This allows us to orient classroom activities toward thinking about what some musical passage is doing, and how it is doing it, rather than focusing primarily on the behavior of a specific chord in fulfilling a specific task. And third, by considering the relatively wide range of chords that emerges from these two considerations, we can imagine some creative classroom assignments where a variety of paths can be selected in order to solve some compositional problem (see Part 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Style w:val="Heading1"/>
        <w:contextualSpacing w:val="0"/>
      </w:pPr>
      <w:bookmarkStart w:colFirst="0" w:colLast="0" w:name="h.u4x8lab0ntjg" w:id="1"/>
      <w:bookmarkEnd w:id="1"/>
      <w:commentRangeStart w:id="0"/>
      <w:commentRangeStart w:id="1"/>
      <w:commentRangeStart w:id="2"/>
      <w:r w:rsidDel="00000000" w:rsidR="00000000" w:rsidRPr="00000000">
        <w:rPr>
          <w:rtl w:val="0"/>
        </w:rPr>
        <w:t xml:space="preserve">Major to minor (and back)</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title of this essay is a play on a famous line from Cole Porter’s “Ev’ry Time We Say Goodbye,” shown in </w:t>
      </w: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When Porter wrote “But how strange the change from major to minor,” he was channeling a venerated practice of equating major and minor harmony with differently-directed emotional states. Specifically, he was reinforcing a mood shift on the part of the song’s narrator, as tender affection turns into gentle melancholy. From a musical perspective, </w:t>
      </w:r>
      <w:r w:rsidDel="00000000" w:rsidR="00000000" w:rsidRPr="00000000">
        <w:rPr>
          <w:rFonts w:ascii="Times New Roman" w:cs="Times New Roman" w:eastAsia="Times New Roman" w:hAnsi="Times New Roman"/>
          <w:rtl w:val="0"/>
        </w:rPr>
        <w:t xml:space="preserve">minor is impinging on the tune’s global major key</w:t>
      </w:r>
      <w:r w:rsidDel="00000000" w:rsidR="00000000" w:rsidRPr="00000000">
        <w:rPr>
          <w:rFonts w:ascii="Times New Roman" w:cs="Times New Roman" w:eastAsia="Times New Roman" w:hAnsi="Times New Roman"/>
          <w:rtl w:val="0"/>
        </w:rPr>
        <w:t xml:space="preserve"> (iv displacing IV). This is a significant point: it is not that major and minor are freely coexisting, but that a primarily major-key tune is pulled in a powerful affective direction by the impingement of a harmonic entity from the parallel minor key. Note that the melody avoids any pitches that suggest either a minor or major orientation—this reinforces the possibility that, in this case, minor is gently tugging on major, rather than there being any conclusive shift from one to the other.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1: “Ev’ry Time We Say Goodbye,” measures 25–28</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5561012" cy="1033957"/>
            <wp:effectExtent b="0" l="0" r="0" t="0"/>
            <wp:docPr descr="ES_fig_1.jpg" id="5" name="image12.jpg"/>
            <a:graphic>
              <a:graphicData uri="http://schemas.openxmlformats.org/drawingml/2006/picture">
                <pic:pic>
                  <pic:nvPicPr>
                    <pic:cNvPr descr="ES_fig_1.jpg" id="0" name="image12.jpg"/>
                    <pic:cNvPicPr preferRelativeResize="0"/>
                  </pic:nvPicPr>
                  <pic:blipFill>
                    <a:blip r:embed="rId6"/>
                    <a:srcRect b="0" l="0" r="0" t="0"/>
                    <a:stretch>
                      <a:fillRect/>
                    </a:stretch>
                  </pic:blipFill>
                  <pic:spPr>
                    <a:xfrm>
                      <a:off x="0" y="0"/>
                      <a:ext cx="5561012" cy="10339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Porter gives us many tunes that effect this major–minor ambiguity in different ways. “I Love You” is one such tune, beginning with a ii–V (Gm7(b5) to C7) that suggests an F minor resolution, followed immediately by a more conventional Gmin7 to C7. Both ii–Vs resolve to F major, as shown in </w:t>
      </w: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“I Love You” offers a different take on the relationship between major and minor: by beginning with an evocation of F minor, it seems, briefly, as if major is the one doing the impinging. Or, at the moment of F major’s arrival, we can retroactively recast the opening ii–V as a modally inflected progression that points to F major.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2: “I Love You,” measures 1–8</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5943600" cy="1320800"/>
            <wp:effectExtent b="0" l="0" r="0" t="0"/>
            <wp:docPr descr="ES_fig_2.jpg" id="11" name="image23.jpg"/>
            <a:graphic>
              <a:graphicData uri="http://schemas.openxmlformats.org/drawingml/2006/picture">
                <pic:pic>
                  <pic:nvPicPr>
                    <pic:cNvPr descr="ES_fig_2.jpg" id="0" name="image23.jpg"/>
                    <pic:cNvPicPr preferRelativeResize="0"/>
                  </pic:nvPicPr>
                  <pic:blipFill>
                    <a:blip r:embed="rId7"/>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lyrics are unambiguously celebratory—</w:t>
      </w:r>
      <w:r w:rsidDel="00000000" w:rsidR="00000000" w:rsidRPr="00000000">
        <w:rPr>
          <w:rFonts w:ascii="Times New Roman" w:cs="Times New Roman" w:eastAsia="Times New Roman" w:hAnsi="Times New Roman"/>
          <w:rtl w:val="0"/>
        </w:rPr>
        <w:t xml:space="preserve">“‘I love you’ hums the April breeze, ‘I love you’ echoes the hills.”</w:t>
      </w:r>
      <w:r w:rsidDel="00000000" w:rsidR="00000000" w:rsidRPr="00000000">
        <w:rPr>
          <w:rFonts w:ascii="Times New Roman" w:cs="Times New Roman" w:eastAsia="Times New Roman" w:hAnsi="Times New Roman"/>
          <w:rtl w:val="0"/>
        </w:rPr>
        <w:t xml:space="preserve"> For students who assume that the music always expresses the text (which generally precedes the music, in 19th-century art songs for instance), the disjuncture between harmonic mode and textual meaning in “I Love You” reveals ways in which reharmonization might be invoked to stimulate new music-text relations.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shows the beginning of the last phrase of Johnny Mercer and Johnny Mandel’s “Emily.” </w:t>
      </w:r>
      <w:r w:rsidDel="00000000" w:rsidR="00000000" w:rsidRPr="00000000">
        <w:rPr>
          <w:rFonts w:ascii="Times New Roman" w:cs="Times New Roman" w:eastAsia="Times New Roman" w:hAnsi="Times New Roman"/>
          <w:rtl w:val="0"/>
        </w:rPr>
        <w:t xml:space="preserve">Here, a pre-dominant iimin7 chord in the home key of G major  is transformed into iv6 (iv with an added sixth),  enacting a rising gesture in the bass to V/ii, which returns to ii for the song’s final cadential statement.</w:t>
      </w:r>
      <w:r w:rsidDel="00000000" w:rsidR="00000000" w:rsidRPr="00000000">
        <w:rPr>
          <w:rFonts w:ascii="Times New Roman" w:cs="Times New Roman" w:eastAsia="Times New Roman" w:hAnsi="Times New Roman"/>
          <w:rtl w:val="0"/>
        </w:rPr>
        <w:t xml:space="preserve"> The move from major to minor pre-dominant harmony is intensified with the change of bass (not least by the way in which the bass rising minor third is echoed in the inner-voice rise from chordal third to chordal third, C to Eb). This substitutive progression reinforces the functional relation between ii (and iiø7) and IV (and iv).</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3: “Emily,” measures 33–36</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3570287" cy="1073840"/>
            <wp:effectExtent b="0" l="0" r="0" t="0"/>
            <wp:docPr descr="ES_fig_3.jpg" id="4" name="image11.jpg"/>
            <a:graphic>
              <a:graphicData uri="http://schemas.openxmlformats.org/drawingml/2006/picture">
                <pic:pic>
                  <pic:nvPicPr>
                    <pic:cNvPr descr="ES_fig_3.jpg" id="0" name="image11.jpg"/>
                    <pic:cNvPicPr preferRelativeResize="0"/>
                  </pic:nvPicPr>
                  <pic:blipFill>
                    <a:blip r:embed="rId8"/>
                    <a:srcRect b="0" l="0" r="0" t="0"/>
                    <a:stretch>
                      <a:fillRect/>
                    </a:stretch>
                  </pic:blipFill>
                  <pic:spPr>
                    <a:xfrm>
                      <a:off x="0" y="0"/>
                      <a:ext cx="3570287" cy="10738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arrow in this and subsequent </w:t>
      </w:r>
      <w:r w:rsidDel="00000000" w:rsidR="00000000" w:rsidRPr="00000000">
        <w:rPr>
          <w:rFonts w:ascii="Times New Roman" w:cs="Times New Roman" w:eastAsia="Times New Roman" w:hAnsi="Times New Roman"/>
          <w:rtl w:val="0"/>
        </w:rPr>
        <w:t xml:space="preserve">examples</w:t>
      </w:r>
      <w:r w:rsidDel="00000000" w:rsidR="00000000" w:rsidRPr="00000000">
        <w:rPr>
          <w:rFonts w:ascii="Times New Roman" w:cs="Times New Roman" w:eastAsia="Times New Roman" w:hAnsi="Times New Roman"/>
          <w:rtl w:val="0"/>
        </w:rPr>
        <w:t xml:space="preserve"> should be read as “is transformed into.” While these sorts of major–minor oscillations are commonplace in 18</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and 19</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-century concert music, there is a particular use to which this move is put that digresses from earlier practices, and which asks us to think carefully about the nature of harmonic motion and how certain kinds of goal-directed gestures can be imagined.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Style w:val="Heading1"/>
        <w:contextualSpacing w:val="0"/>
      </w:pPr>
      <w:bookmarkStart w:colFirst="0" w:colLast="0" w:name="h.z6pbiq1kp3i9" w:id="2"/>
      <w:bookmarkEnd w:id="2"/>
      <w:r w:rsidDel="00000000" w:rsidR="00000000" w:rsidRPr="00000000">
        <w:rPr>
          <w:rtl w:val="0"/>
        </w:rPr>
        <w:t xml:space="preserve">Approaching tonic—What jazz tells us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shows the first nine measures of Victor Young and Ned Washington’s “Stella by Starlight,” one of the most-often played songs in the mainstream jazz repertoire. Its Bb-major tonic is only confirmed in measure 8, and the path it takes to reach that tonic is both elliptical and revealing of an important process in jazz harmony. The V of the ii–V in measures 3–4 transforms via mode mixture to become the ii of a ii–V leading to Eb major, IV. What began as a trajectory toward tonic (a home-key ii–V) is diverted to point toward a subdominant arrival. That IV chord gives way, then, to Ab7: bVII, or if one prefers, </w:t>
      </w:r>
      <w:r w:rsidDel="00000000" w:rsidR="00000000" w:rsidRPr="00000000">
        <w:rPr>
          <w:rFonts w:ascii="Times New Roman" w:cs="Times New Roman" w:eastAsia="Times New Roman" w:hAnsi="Times New Roman"/>
          <w:rtl w:val="0"/>
        </w:rPr>
        <w:t xml:space="preserve">IV7</w:t>
      </w:r>
      <w:r w:rsidDel="00000000" w:rsidR="00000000" w:rsidRPr="00000000">
        <w:rPr>
          <w:rFonts w:ascii="Times New Roman" w:cs="Times New Roman" w:eastAsia="Times New Roman" w:hAnsi="Times New Roman"/>
          <w:rtl w:val="0"/>
        </w:rPr>
        <w:t xml:space="preserve"> of IV, prolonging IV as a temporary goal of motion with its lower fifth. The relation here to a characteristic blues harmonic motion is not insignificant. It is the next move that is most interesting for our purposes, however. The Ab7 chord moves straight to BbMaj7 as a tonic-affirming cadential gesture! How can this be?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4: “Stella By Starlight,” measures 1–9</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 </w:t>
      </w:r>
      <w:r w:rsidDel="00000000" w:rsidR="00000000" w:rsidRPr="00000000">
        <w:drawing>
          <wp:inline distB="114300" distT="114300" distL="114300" distR="114300">
            <wp:extent cx="5943600" cy="1905000"/>
            <wp:effectExtent b="0" l="0" r="0" t="0"/>
            <wp:docPr descr="ES_fig_4.jpg" id="8" name="image20.jpg"/>
            <a:graphic>
              <a:graphicData uri="http://schemas.openxmlformats.org/drawingml/2006/picture">
                <pic:pic>
                  <pic:nvPicPr>
                    <pic:cNvPr descr="ES_fig_4.jpg" id="0" name="image20.jpg"/>
                    <pic:cNvPicPr preferRelativeResize="0"/>
                  </pic:nvPicPr>
                  <pic:blipFill>
                    <a:blip r:embed="rId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shows a very similar progression in George and Ira Gershwin’s “But Not For Me.” Here a more conventional move takes us to a subdominant-functioning IV, which is transformed via mode mixture into Bbmin7, which becomes the ii of a locally-acting ii–V. Recall that we should be on the lookout (or the hear-out) for ii–Vs, regardless of whether they eventually move on to their implied I, since ii–V is nearly always</w:t>
      </w:r>
      <w:r w:rsidDel="00000000" w:rsidR="00000000" w:rsidRPr="00000000">
        <w:rPr>
          <w:rFonts w:ascii="Times New Roman" w:cs="Times New Roman" w:eastAsia="Times New Roman" w:hAnsi="Times New Roman"/>
          <w:rtl w:val="0"/>
        </w:rPr>
        <w:t xml:space="preserve"> considered</w:t>
      </w:r>
      <w:r w:rsidDel="00000000" w:rsidR="00000000" w:rsidRPr="00000000">
        <w:rPr>
          <w:rFonts w:ascii="Times New Roman" w:cs="Times New Roman" w:eastAsia="Times New Roman" w:hAnsi="Times New Roman"/>
          <w:rtl w:val="0"/>
        </w:rPr>
        <w:t xml:space="preserve"> a single syntactic unit with internal voice-leading motion. In this case the ii–V is “in Ab”, bIII of the home key. But its status as ii–V “in Ab” is secondary in this case to its status in F. </w:t>
      </w: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rtl w:val="0"/>
        </w:rPr>
        <w:t xml:space="preserve"> extracts this schema, which is fundamental to jazz harmonic practice.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5: “But Not For Me,” measures 7–11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5310188" cy="1710493"/>
            <wp:effectExtent b="0" l="0" r="0" t="0"/>
            <wp:docPr descr="ES_fig_5.jpg" id="14" name="image28.jpg"/>
            <a:graphic>
              <a:graphicData uri="http://schemas.openxmlformats.org/drawingml/2006/picture">
                <pic:pic>
                  <pic:nvPicPr>
                    <pic:cNvPr descr="ES_fig_5.jpg" id="0" name="image28.jpg"/>
                    <pic:cNvPicPr preferRelativeResize="0"/>
                  </pic:nvPicPr>
                  <pic:blipFill>
                    <a:blip r:embed="rId10"/>
                    <a:srcRect b="0" l="0" r="0" t="0"/>
                    <a:stretch>
                      <a:fillRect/>
                    </a:stretch>
                  </pic:blipFill>
                  <pic:spPr>
                    <a:xfrm>
                      <a:off x="0" y="0"/>
                      <a:ext cx="5310188" cy="17104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6: Paradigmatic harmonic schema for </w:t>
      </w: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smallCaps w:val="1"/>
          <w:rtl w:val="0"/>
        </w:rPr>
        <w:t xml:space="preserve">VII–I motion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2160" w:firstLine="720"/>
        <w:contextualSpacing w:val="0"/>
      </w:pPr>
      <w:r w:rsidDel="00000000" w:rsidR="00000000" w:rsidRPr="00000000">
        <w:rPr>
          <w:rFonts w:ascii="Times New Roman" w:cs="Times New Roman" w:eastAsia="Times New Roman" w:hAnsi="Times New Roman"/>
          <w:rtl w:val="0"/>
        </w:rPr>
        <w:t xml:space="preserve">… IV      </w:t>
      </w:r>
      <w:r w:rsidDel="00000000" w:rsidR="00000000" w:rsidRPr="00000000">
        <w:rPr>
          <w:rFonts w:ascii="Nova Mono" w:cs="Nova Mono" w:eastAsia="Nova Mono" w:hAnsi="Nova Mono"/>
          <w:rtl w:val="0"/>
        </w:rPr>
        <w:t xml:space="preserve">⇨</w:t>
      </w:r>
      <w:r w:rsidDel="00000000" w:rsidR="00000000" w:rsidRPr="00000000">
        <w:rPr>
          <w:rFonts w:ascii="Times New Roman" w:cs="Times New Roman" w:eastAsia="Times New Roman" w:hAnsi="Times New Roman"/>
          <w:rtl w:val="0"/>
        </w:rPr>
        <w:t xml:space="preserve"> </w:t>
        <w:tab/>
        <w:t xml:space="preserve">iv</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        </w:t>
        <w:tab/>
        <w:t xml:space="preserve">                                            </w:t>
        <w:tab/>
        <w:t xml:space="preserve">          = ii  —  V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tab/>
        <w:t xml:space="preserve">     = bVII      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If this schema is taken as paradigmatic, then it is easy to see that “Stella By Starlight” simply elides the iv chord, moving straight from IV to bVII. Or, taken from a different perspective, the mediating ii–V, which we can think of as a single syntactic object with internal voice leading, is substituted by a simple V (see </w:t>
      </w:r>
      <w:hyperlink r:id="rId11">
        <w:r w:rsidDel="00000000" w:rsidR="00000000" w:rsidRPr="00000000">
          <w:rPr>
            <w:rFonts w:ascii="Times New Roman" w:cs="Times New Roman" w:eastAsia="Times New Roman" w:hAnsi="Times New Roman"/>
            <w:color w:val="1155cc"/>
            <w:u w:val="single"/>
            <w:rtl w:val="0"/>
          </w:rPr>
          <w:t xml:space="preserve">Stover 2015, 172–173).</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There are hundreds of songs that invoke this chord progression in exactly this way; it is one of the characteristic harmonic gestures in the repertoire of songs from the American Popular Songbook that serve as the lion’s share of jazz standards.</w:t>
      </w:r>
      <w:r w:rsidDel="00000000" w:rsidR="00000000" w:rsidRPr="00000000">
        <w:rPr>
          <w:rFonts w:ascii="Times New Roman" w:cs="Times New Roman" w:eastAsia="Times New Roman" w:hAnsi="Times New Roman"/>
          <w:rtl w:val="0"/>
        </w:rPr>
        <w:t xml:space="preserve"> One compelling example, which reinforces several points made thus far, is the last A section of Porter’s “I Love You”—the Gm7(b5) chord we experienced in measure 1 (see Figure 2 above) is transformed into Bbmin7, which becomes the ii of a ii–V moving to Eb, resolving up by whole step to its F major tonic.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Without understanding how this progression behaves, </w:t>
      </w:r>
      <w:r w:rsidDel="00000000" w:rsidR="00000000" w:rsidRPr="00000000">
        <w:rPr>
          <w:rFonts w:ascii="Times New Roman" w:cs="Times New Roman" w:eastAsia="Times New Roman" w:hAnsi="Times New Roman"/>
          <w:rtl w:val="0"/>
        </w:rPr>
        <w:t xml:space="preserve">a student will have a difficult time comprehending</w:t>
      </w:r>
      <w:r w:rsidDel="00000000" w:rsidR="00000000" w:rsidRPr="00000000">
        <w:rPr>
          <w:rFonts w:ascii="Times New Roman" w:cs="Times New Roman" w:eastAsia="Times New Roman" w:hAnsi="Times New Roman"/>
          <w:rtl w:val="0"/>
        </w:rPr>
        <w:t xml:space="preserve">, for example, the opening of John Klenner and Sam Lewis’s “Just Friends” (</w:t>
      </w:r>
      <w:r w:rsidDel="00000000" w:rsidR="00000000" w:rsidRPr="00000000">
        <w:rPr>
          <w:rFonts w:ascii="Times New Roman" w:cs="Times New Roman" w:eastAsia="Times New Roman" w:hAnsi="Times New Roman"/>
          <w:b w:val="1"/>
          <w:rtl w:val="0"/>
        </w:rPr>
        <w:t xml:space="preserve">Figure 7</w:t>
      </w:r>
      <w:r w:rsidDel="00000000" w:rsidR="00000000" w:rsidRPr="00000000">
        <w:rPr>
          <w:rFonts w:ascii="Times New Roman" w:cs="Times New Roman" w:eastAsia="Times New Roman" w:hAnsi="Times New Roman"/>
          <w:rtl w:val="0"/>
        </w:rPr>
        <w:t xml:space="preserve">). As the song unfolds, it eventually becomes clear that it begins away from its G major tonic, on a pre-dominant CMaj7 chord. This IV chord is transformed into iv (from the parallel minor key), which turns out </w:t>
      </w:r>
      <w:r w:rsidDel="00000000" w:rsidR="00000000" w:rsidRPr="00000000">
        <w:rPr>
          <w:rFonts w:ascii="Times New Roman" w:cs="Times New Roman" w:eastAsia="Times New Roman" w:hAnsi="Times New Roman"/>
          <w:i w:val="1"/>
          <w:rtl w:val="0"/>
        </w:rPr>
        <w:t xml:space="preserve">also</w:t>
      </w:r>
      <w:r w:rsidDel="00000000" w:rsidR="00000000" w:rsidRPr="00000000">
        <w:rPr>
          <w:rFonts w:ascii="Times New Roman" w:cs="Times New Roman" w:eastAsia="Times New Roman" w:hAnsi="Times New Roman"/>
          <w:rtl w:val="0"/>
        </w:rPr>
        <w:t xml:space="preserve"> to be the ii of a ii–V, which then resolves up by whole step from bVII to I. Without knowledge of this common schema, the way in which tonic is achieved in measure 5 would be quite mysterious.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7: “Just Friends,” measures 1–5</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4682599" cy="1671638"/>
            <wp:effectExtent b="0" l="0" r="0" t="0"/>
            <wp:docPr descr="ES_fig_7.jpg" id="3" name="image10.jpg"/>
            <a:graphic>
              <a:graphicData uri="http://schemas.openxmlformats.org/drawingml/2006/picture">
                <pic:pic>
                  <pic:nvPicPr>
                    <pic:cNvPr descr="ES_fig_7.jpg" id="0" name="image10.jpg"/>
                    <pic:cNvPicPr preferRelativeResize="0"/>
                  </pic:nvPicPr>
                  <pic:blipFill>
                    <a:blip r:embed="rId12"/>
                    <a:srcRect b="0" l="0" r="0" t="0"/>
                    <a:stretch>
                      <a:fillRect/>
                    </a:stretch>
                  </pic:blipFill>
                  <pic:spPr>
                    <a:xfrm>
                      <a:off x="0" y="0"/>
                      <a:ext cx="4682599" cy="1671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Recall that ii–V can be thought of as a</w:t>
      </w:r>
      <w:r w:rsidDel="00000000" w:rsidR="00000000" w:rsidRPr="00000000">
        <w:rPr>
          <w:rFonts w:ascii="Times New Roman" w:cs="Times New Roman" w:eastAsia="Times New Roman" w:hAnsi="Times New Roman"/>
          <w:rtl w:val="0"/>
        </w:rPr>
        <w:t xml:space="preserve"> single syntactic object</w:t>
      </w:r>
      <w:r w:rsidDel="00000000" w:rsidR="00000000" w:rsidRPr="00000000">
        <w:rPr>
          <w:rFonts w:ascii="Times New Roman" w:cs="Times New Roman" w:eastAsia="Times New Roman" w:hAnsi="Times New Roman"/>
          <w:rtl w:val="0"/>
        </w:rPr>
        <w:t xml:space="preserve">, and we should not feel a need to select a single harmonic identity for any aspect of it. The Cmin7 chord is both iv </w:t>
      </w:r>
      <w:r w:rsidDel="00000000" w:rsidR="00000000" w:rsidRPr="00000000">
        <w:rPr>
          <w:rFonts w:ascii="Times New Roman" w:cs="Times New Roman" w:eastAsia="Times New Roman" w:hAnsi="Times New Roman"/>
          <w:i w:val="1"/>
          <w:rtl w:val="0"/>
        </w:rPr>
        <w:t xml:space="preserve">and</w:t>
      </w:r>
      <w:r w:rsidDel="00000000" w:rsidR="00000000" w:rsidRPr="00000000">
        <w:rPr>
          <w:rFonts w:ascii="Times New Roman" w:cs="Times New Roman" w:eastAsia="Times New Roman" w:hAnsi="Times New Roman"/>
          <w:rtl w:val="0"/>
        </w:rPr>
        <w:t xml:space="preserve"> the ii of a ii–V; it is not one or the other, nor is it one and then </w:t>
      </w:r>
      <w:r w:rsidDel="00000000" w:rsidR="00000000" w:rsidRPr="00000000">
        <w:rPr>
          <w:rFonts w:ascii="Times New Roman" w:cs="Times New Roman" w:eastAsia="Times New Roman" w:hAnsi="Times New Roman"/>
          <w:rtl w:val="0"/>
        </w:rPr>
        <w:t xml:space="preserve">transformed through temporal experience</w:t>
      </w:r>
      <w:r w:rsidDel="00000000" w:rsidR="00000000" w:rsidRPr="00000000">
        <w:rPr>
          <w:rFonts w:ascii="Times New Roman" w:cs="Times New Roman" w:eastAsia="Times New Roman" w:hAnsi="Times New Roman"/>
          <w:rtl w:val="0"/>
        </w:rPr>
        <w:t xml:space="preserve"> into the other (although it is transformed through temporal experience from being a minor </w:t>
      </w:r>
      <w:r w:rsidDel="00000000" w:rsidR="00000000" w:rsidRPr="00000000">
        <w:rPr>
          <w:rFonts w:ascii="Times New Roman" w:cs="Times New Roman" w:eastAsia="Times New Roman" w:hAnsi="Times New Roman"/>
          <w:i w:val="1"/>
          <w:rtl w:val="0"/>
        </w:rPr>
        <w:t xml:space="preserve">tonic</w:t>
      </w:r>
      <w:r w:rsidDel="00000000" w:rsidR="00000000" w:rsidRPr="00000000">
        <w:rPr>
          <w:rFonts w:ascii="Times New Roman" w:cs="Times New Roman" w:eastAsia="Times New Roman" w:hAnsi="Times New Roman"/>
          <w:rtl w:val="0"/>
        </w:rPr>
        <w:t xml:space="preserve"> chord, which is a logical way to hear it, especially the first time around). It is also not important that it is ii–V in any particular key (in this case, in Bb major or bIII). We could say it defines a cadential path that moves from pre-dominant to dominant to tonic harmony, with the mediating ii–V occupying a space that subtends both pre-dominant and dominant functional nodes.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 thinking of the IV </w:t>
      </w:r>
      <w:r w:rsidDel="00000000" w:rsidR="00000000" w:rsidRPr="00000000">
        <w:rPr>
          <w:rFonts w:ascii="Nova Mono" w:cs="Nova Mono" w:eastAsia="Nova Mono" w:hAnsi="Nova Mono"/>
          <w:rtl w:val="0"/>
        </w:rPr>
        <w:t xml:space="preserve">⇨</w:t>
      </w:r>
      <w:r w:rsidDel="00000000" w:rsidR="00000000" w:rsidRPr="00000000">
        <w:rPr>
          <w:rFonts w:ascii="Times New Roman" w:cs="Times New Roman" w:eastAsia="Times New Roman" w:hAnsi="Times New Roman"/>
          <w:rtl w:val="0"/>
        </w:rPr>
        <w:t xml:space="preserve"> iv ( = ii–V) to I as a kind of cadential path, we can return to the question of harmonic substitution in jazz. Harmonic substitution, when used sensitively, preserves aspects of the harmonic function of the chord progression being elaborated (see, for example, </w:t>
      </w:r>
      <w:r w:rsidDel="00000000" w:rsidR="00000000" w:rsidRPr="00000000">
        <w:rPr>
          <w:rFonts w:ascii="Times New Roman" w:cs="Times New Roman" w:eastAsia="Times New Roman" w:hAnsi="Times New Roman"/>
          <w:color w:val="4a86e8"/>
          <w:u w:val="single"/>
          <w:rtl w:val="0"/>
        </w:rPr>
        <w:t xml:space="preserve">Garrett Michaelsen’s</w:t>
      </w:r>
      <w:r w:rsidDel="00000000" w:rsidR="00000000" w:rsidRPr="00000000">
        <w:rPr>
          <w:rFonts w:ascii="Times New Roman" w:cs="Times New Roman" w:eastAsia="Times New Roman" w:hAnsi="Times New Roman"/>
          <w:rtl w:val="0"/>
        </w:rPr>
        <w:t xml:space="preserve"> contribution to this issue</w:t>
      </w:r>
      <w:r w:rsidDel="00000000" w:rsidR="00000000" w:rsidRPr="00000000">
        <w:rPr>
          <w:rFonts w:ascii="Times New Roman" w:cs="Times New Roman" w:eastAsia="Times New Roman" w:hAnsi="Times New Roman"/>
          <w:rtl w:val="0"/>
        </w:rPr>
        <w:t xml:space="preserve">). It is highly valuable to understand that many of the basic objects that comprise harmonic substitution are already there in the harmonic language of the songs being elaborated. For example, </w:t>
      </w:r>
      <w:r w:rsidDel="00000000" w:rsidR="00000000" w:rsidRPr="00000000">
        <w:rPr>
          <w:rFonts w:ascii="Times New Roman" w:cs="Times New Roman" w:eastAsia="Times New Roman" w:hAnsi="Times New Roman"/>
          <w:rtl w:val="0"/>
        </w:rPr>
        <w:t xml:space="preserve">one of the first substitutions learned by jazz students is the tritone substitution</w:t>
      </w:r>
      <w:r w:rsidDel="00000000" w:rsidR="00000000" w:rsidRPr="00000000">
        <w:rPr>
          <w:rFonts w:ascii="Times New Roman" w:cs="Times New Roman" w:eastAsia="Times New Roman" w:hAnsi="Times New Roman"/>
          <w:rtl w:val="0"/>
        </w:rPr>
        <w:t xml:space="preserve">, where a dominant-functioning bII7 replaces V7 in the basic progression ii–V–I. Motion by bass descending fifth is replaced by descending semitone. There are many songs where this is found. One particularly colorful example is Duke Ellington’s “Satin Doll,” the first eight bars of which are shown in </w:t>
      </w:r>
      <w:r w:rsidDel="00000000" w:rsidR="00000000" w:rsidRPr="00000000">
        <w:rPr>
          <w:rFonts w:ascii="Times New Roman" w:cs="Times New Roman" w:eastAsia="Times New Roman" w:hAnsi="Times New Roman"/>
          <w:b w:val="1"/>
          <w:rtl w:val="0"/>
        </w:rPr>
        <w:t xml:space="preserve">Figure 8</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8: “Satin Doll,” measures 1–8</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5943600" cy="1206500"/>
            <wp:effectExtent b="0" l="0" r="0" t="0"/>
            <wp:docPr descr="ES_fig_8.jpg" id="6" name="image13.jpg"/>
            <a:graphic>
              <a:graphicData uri="http://schemas.openxmlformats.org/drawingml/2006/picture">
                <pic:pic>
                  <pic:nvPicPr>
                    <pic:cNvPr descr="ES_fig_8.jpg" id="0" name="image13.jp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pair of ii–Vs in measures 5 to 6 embellish (or are undergirded by) a simple two-measure ii–V leading to tonic, as the notation in Figure 8 illustrates. That is, the Amin7 to D7 of measure V can be interpreted as (1) a transformation of ii to V/V, which is (2) prolonged as a ii–V; again understanding that any ii–V can be read as a single syntactic object. Notice that the Amin7 is reached via modal transformation from the A7 chord (V/ii) that preceded it. Likewise, the Abmin7 to Db7 can be said to unfold (1) a tritone substitution of bII for V, which is (2) prolonged similarly as a ii–V.</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Figure 9</w:t>
      </w:r>
      <w:r w:rsidDel="00000000" w:rsidR="00000000" w:rsidRPr="00000000">
        <w:rPr>
          <w:rFonts w:ascii="Times New Roman" w:cs="Times New Roman" w:eastAsia="Times New Roman" w:hAnsi="Times New Roman"/>
          <w:rtl w:val="0"/>
        </w:rPr>
        <w:t xml:space="preserve"> expresses all of this as a schematic.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9. Derivation of the harmony of “Satin Doll,” measures 5–6</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2624138" cy="1089185"/>
            <wp:effectExtent b="0" l="0" r="0" t="0"/>
            <wp:docPr descr="ES_fig_9.jpg" id="18" name="image35.jpg"/>
            <a:graphic>
              <a:graphicData uri="http://schemas.openxmlformats.org/drawingml/2006/picture">
                <pic:pic>
                  <pic:nvPicPr>
                    <pic:cNvPr descr="ES_fig_9.jpg" id="0" name="image35.jpg"/>
                    <pic:cNvPicPr preferRelativeResize="0"/>
                  </pic:nvPicPr>
                  <pic:blipFill>
                    <a:blip r:embed="rId14"/>
                    <a:srcRect b="0" l="0" r="0" t="0"/>
                    <a:stretch>
                      <a:fillRect/>
                    </a:stretch>
                  </pic:blipFill>
                  <pic:spPr>
                    <a:xfrm>
                      <a:off x="0" y="0"/>
                      <a:ext cx="2624138" cy="10891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Another way to read this is retroactively: bII7 is a local goal toward which the preceding chromatic activity is directed (and bII7 eventually points to its own tonic goal of motion, of course). This orientation is useful from an improvisation (or compositional) perspective—the theory instructor should always take care to remind </w:t>
      </w:r>
      <w:r w:rsidDel="00000000" w:rsidR="00000000" w:rsidRPr="00000000">
        <w:rPr>
          <w:rFonts w:ascii="Times New Roman" w:cs="Times New Roman" w:eastAsia="Times New Roman" w:hAnsi="Times New Roman"/>
          <w:rtl w:val="0"/>
        </w:rPr>
        <w:t xml:space="preserve">students</w:t>
      </w:r>
      <w:r w:rsidDel="00000000" w:rsidR="00000000" w:rsidRPr="00000000">
        <w:rPr>
          <w:rFonts w:ascii="Times New Roman" w:cs="Times New Roman" w:eastAsia="Times New Roman" w:hAnsi="Times New Roman"/>
          <w:rtl w:val="0"/>
        </w:rPr>
        <w:t xml:space="preserve"> that reharmonizations are in the service of moving toward some harmonic goal; in this case the tritone substitution for V and its eventual tonic resolution.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c0504d"/>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Style w:val="Heading1"/>
        <w:contextualSpacing w:val="0"/>
      </w:pPr>
      <w:bookmarkStart w:colFirst="0" w:colLast="0" w:name="h.b5awne43d908" w:id="3"/>
      <w:bookmarkEnd w:id="3"/>
      <w:r w:rsidDel="00000000" w:rsidR="00000000" w:rsidRPr="00000000">
        <w:rPr>
          <w:rtl w:val="0"/>
        </w:rPr>
        <w:t xml:space="preserve">Putting it all to use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With this framework of harmonic substitutions in place, what types of classroom activities can help students learn to creatively play within these harmonic possibilities themselves? Before we consider this question directly, we should consider one more example in order to demonstrate a useful technique to engage in the classroom.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Cole Porter’s “What Is This Thing Called Love?” is another very popular jazz standard, on the short list of tunes every mainstream jazz musician knows. Its harmonic progress, the first eight bars of which are shown in </w:t>
      </w:r>
      <w:r w:rsidDel="00000000" w:rsidR="00000000" w:rsidRPr="00000000">
        <w:rPr>
          <w:rFonts w:ascii="Times New Roman" w:cs="Times New Roman" w:eastAsia="Times New Roman" w:hAnsi="Times New Roman"/>
          <w:b w:val="1"/>
          <w:rtl w:val="0"/>
        </w:rPr>
        <w:t xml:space="preserve">Figure 10</w:t>
      </w:r>
      <w:r w:rsidDel="00000000" w:rsidR="00000000" w:rsidRPr="00000000">
        <w:rPr>
          <w:rFonts w:ascii="Times New Roman" w:cs="Times New Roman" w:eastAsia="Times New Roman" w:hAnsi="Times New Roman"/>
          <w:rtl w:val="0"/>
        </w:rPr>
        <w:t xml:space="preserve">, is quite deceptive: an off-tonic beginning, tonicizing iv with its ii–V, the arrival on iv (F minor) is then transformed into a Dm7(b5) to initiate a ii–V in C minor which resolves, unexpectedly for one hearing the song for the first time, on C major.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10: “What Is This Thing Called Love,” measures 1–8</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5943600" cy="1066800"/>
            <wp:effectExtent b="0" l="0" r="0" t="0"/>
            <wp:docPr descr="ES_fig_10.jpg" id="9" name="image21.jpg"/>
            <a:graphic>
              <a:graphicData uri="http://schemas.openxmlformats.org/drawingml/2006/picture">
                <pic:pic>
                  <pic:nvPicPr>
                    <pic:cNvPr descr="ES_fig_10.jpg" id="0" name="image21.jpg"/>
                    <pic:cNvPicPr preferRelativeResize="0"/>
                  </pic:nvPicPr>
                  <pic:blipFill>
                    <a:blip r:embed="rId15"/>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 gain additional perspective on the nature of this elliptical path if we look at the </w:t>
      </w:r>
      <w:r w:rsidDel="00000000" w:rsidR="00000000" w:rsidRPr="00000000">
        <w:rPr>
          <w:rFonts w:ascii="Times New Roman" w:cs="Times New Roman" w:eastAsia="Times New Roman" w:hAnsi="Times New Roman"/>
          <w:i w:val="1"/>
          <w:rtl w:val="0"/>
        </w:rPr>
        <w:t xml:space="preserve">last</w:t>
      </w:r>
      <w:r w:rsidDel="00000000" w:rsidR="00000000" w:rsidRPr="00000000">
        <w:rPr>
          <w:rFonts w:ascii="Times New Roman" w:cs="Times New Roman" w:eastAsia="Times New Roman" w:hAnsi="Times New Roman"/>
          <w:rtl w:val="0"/>
        </w:rPr>
        <w:t xml:space="preserve"> A section of the AABA tune; particularly if we look at how the bridge leads to the last A section, as shown in </w:t>
      </w:r>
      <w:r w:rsidDel="00000000" w:rsidR="00000000" w:rsidRPr="00000000">
        <w:rPr>
          <w:rFonts w:ascii="Times New Roman" w:cs="Times New Roman" w:eastAsia="Times New Roman" w:hAnsi="Times New Roman"/>
          <w:b w:val="1"/>
          <w:rtl w:val="0"/>
        </w:rPr>
        <w:t xml:space="preserve">Figure 11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11: “What Is This Thing Called Love,” measures 21 to 32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5757863" cy="1559421"/>
            <wp:effectExtent b="0" l="0" r="0" t="0"/>
            <wp:docPr descr="ES_fig_11.jpg" id="12" name="image24.jpg"/>
            <a:graphic>
              <a:graphicData uri="http://schemas.openxmlformats.org/drawingml/2006/picture">
                <pic:pic>
                  <pic:nvPicPr>
                    <pic:cNvPr descr="ES_fig_11.jpg" id="0" name="image24.jpg"/>
                    <pic:cNvPicPr preferRelativeResize="0"/>
                  </pic:nvPicPr>
                  <pic:blipFill>
                    <a:blip r:embed="rId16"/>
                    <a:srcRect b="0" l="0" r="0" t="0"/>
                    <a:stretch>
                      <a:fillRect/>
                    </a:stretch>
                  </pic:blipFill>
                  <pic:spPr>
                    <a:xfrm>
                      <a:off x="0" y="0"/>
                      <a:ext cx="5757863" cy="155942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bridge ends, like many such tunes, on a dominant chord—</w:t>
      </w:r>
      <w:r w:rsidDel="00000000" w:rsidR="00000000" w:rsidRPr="00000000">
        <w:rPr>
          <w:rFonts w:ascii="Times New Roman" w:cs="Times New Roman" w:eastAsia="Times New Roman" w:hAnsi="Times New Roman"/>
          <w:rtl w:val="0"/>
        </w:rPr>
        <w:t xml:space="preserve">itself approached by its bII</w:t>
      </w:r>
      <w:r w:rsidDel="00000000" w:rsidR="00000000" w:rsidRPr="00000000">
        <w:rPr>
          <w:rFonts w:ascii="Times New Roman" w:cs="Times New Roman" w:eastAsia="Times New Roman" w:hAnsi="Times New Roman"/>
          <w:rtl w:val="0"/>
        </w:rPr>
        <w:t xml:space="preserve">7 (Ab7), the tritone substitution of its dominant—imbued with the expectation of a tonic arrival, at least if removed from the context of having heard the first two A sections. Instead of resolving to tonic, G7 transforms via mode mixture into the half-diminished seventh chord that initiates all of the modally ambiguous motion that we have experienced thus far. The modal shift is mitigated somewhat, by the way, by the melody in the last bar of the bridge, Bb, the #9 of the V7 chord.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Another way to think of this transformation is to imagine that the expected CMaj7 arrival at the beginning of the A section is delayed considerably—pushed back from the onset to the seventh measure of the phrase. The move from dominant to tonic is prolonged, in this case, by the insertion of a long chromatic passage that only gradually reveals its goal (Gø7 is quite far from C major; Fmin7 less so as iv borrowed from the parallel minor key; Dø7–G7 even less so as a ii–V that does indeed resolve to its goal of motion). </w:t>
      </w:r>
      <w:r w:rsidDel="00000000" w:rsidR="00000000" w:rsidRPr="00000000">
        <w:rPr>
          <w:rFonts w:ascii="Times New Roman" w:cs="Times New Roman" w:eastAsia="Times New Roman" w:hAnsi="Times New Roman"/>
          <w:rtl w:val="0"/>
        </w:rPr>
        <w:t xml:space="preserve">This suggests a practical, creative exercise that can be brought to bear in the classroom.</w:t>
      </w:r>
      <w:r w:rsidDel="00000000" w:rsidR="00000000" w:rsidRPr="00000000">
        <w:rPr>
          <w:rFonts w:ascii="Times New Roman" w:cs="Times New Roman" w:eastAsia="Times New Roman" w:hAnsi="Times New Roman"/>
          <w:rtl w:val="0"/>
        </w:rPr>
        <w:t xml:space="preserve"> The upper system of </w:t>
      </w:r>
      <w:r w:rsidDel="00000000" w:rsidR="00000000" w:rsidRPr="00000000">
        <w:rPr>
          <w:rFonts w:ascii="Times New Roman" w:cs="Times New Roman" w:eastAsia="Times New Roman" w:hAnsi="Times New Roman"/>
          <w:b w:val="1"/>
          <w:rtl w:val="0"/>
        </w:rPr>
        <w:t xml:space="preserve">Figure 12</w:t>
      </w:r>
      <w:r w:rsidDel="00000000" w:rsidR="00000000" w:rsidRPr="00000000">
        <w:rPr>
          <w:rFonts w:ascii="Times New Roman" w:cs="Times New Roman" w:eastAsia="Times New Roman" w:hAnsi="Times New Roman"/>
          <w:rtl w:val="0"/>
        </w:rPr>
        <w:t xml:space="preserve"> shows a dominant resolution to a downbeat tonic, the latter of which is prolonged by a I–vi–ii–V–I “turnaround.” The lower system shows a reharmonization of this turnaround that delays the tonic resolution. Instead of a tonic arrival at the beginning of the phrase, the V chord is transformed via mode mixture into the ii of a ii–V of iv, which itself fulfills a dual role as the ii of a ii–V that resolves up by whole step to the expected tonic arrival. Reharmonization, here, not only colors the original chord progression in an interesting way, it also plays with our expectations about tension and resolution by denying the original dominant-to-tonic move and taking the listener along an alternative path toward its delayed resolution two bars later.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12: Reharmonization of a simple turnaround using mode mixture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4881563" cy="2339082"/>
            <wp:effectExtent b="0" l="0" r="0" t="0"/>
            <wp:docPr descr="ES_fig_insert.jpg" id="13" name="image27.jpg"/>
            <a:graphic>
              <a:graphicData uri="http://schemas.openxmlformats.org/drawingml/2006/picture">
                <pic:pic>
                  <pic:nvPicPr>
                    <pic:cNvPr descr="ES_fig_insert.jpg" id="0" name="image27.jpg"/>
                    <pic:cNvPicPr preferRelativeResize="0"/>
                  </pic:nvPicPr>
                  <pic:blipFill>
                    <a:blip r:embed="rId17"/>
                    <a:srcRect b="0" l="0" r="0" t="0"/>
                    <a:stretch>
                      <a:fillRect/>
                    </a:stretch>
                  </pic:blipFill>
                  <pic:spPr>
                    <a:xfrm>
                      <a:off x="0" y="0"/>
                      <a:ext cx="4881563" cy="23390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Figure 13</w:t>
      </w:r>
      <w:r w:rsidDel="00000000" w:rsidR="00000000" w:rsidRPr="00000000">
        <w:rPr>
          <w:rFonts w:ascii="Times New Roman" w:cs="Times New Roman" w:eastAsia="Times New Roman" w:hAnsi="Times New Roman"/>
          <w:rtl w:val="0"/>
        </w:rPr>
        <w:t xml:space="preserve"> shows the first sixteen bars of Mort Dixon and Ray Henderson’s “Bye Bye, Blackbird.” This harmonically simple tune is an excellent example of a template that can be used for developing some reharmonizations using the techniques outlined in this essay: major–minor mode mixture, alternative dominant-functioning paths to tonic, and tonicizations that prolong various transformed chords.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13: “Bye Bye Blackbird,” measures 1–15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5943600" cy="1574800"/>
            <wp:effectExtent b="0" l="0" r="0" t="0"/>
            <wp:docPr descr="ES_fig_12.jpg" id="17" name="image34.jpg"/>
            <a:graphic>
              <a:graphicData uri="http://schemas.openxmlformats.org/drawingml/2006/picture">
                <pic:pic>
                  <pic:nvPicPr>
                    <pic:cNvPr descr="ES_fig_12.jpg" id="0" name="image34.jpg"/>
                    <pic:cNvPicPr preferRelativeResize="0"/>
                  </pic:nvPicPr>
                  <pic:blipFill>
                    <a:blip r:embed="rId1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sequence that follows outlines a possible progression of activities that could be done together in the classroom, with students and instructor exploring the various ways that alternative harmonic paths can be created within the context of a tonal chord progression. As a collaborative classroom activity, the students are encouraged to do most of creative work of selecting chords to add or substitute, while the job of the instructor is to raise questions and occasionally encourage students to justify their decisions in their own words.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students’ first step is to quickly analyze the harmony, focusing on goals of motion, tonal areas (such as local ii–Vs), and generally getting a sense of the harmonic landscape of the tune. I’ll refer to these aspects as </w:t>
      </w:r>
      <w:r w:rsidDel="00000000" w:rsidR="00000000" w:rsidRPr="00000000">
        <w:rPr>
          <w:rFonts w:ascii="Times New Roman" w:cs="Times New Roman" w:eastAsia="Times New Roman" w:hAnsi="Times New Roman"/>
          <w:i w:val="1"/>
          <w:rtl w:val="0"/>
        </w:rPr>
        <w:t xml:space="preserve">characteristic gestures</w:t>
      </w:r>
      <w:r w:rsidDel="00000000" w:rsidR="00000000" w:rsidRPr="00000000">
        <w:rPr>
          <w:rFonts w:ascii="Times New Roman" w:cs="Times New Roman" w:eastAsia="Times New Roman" w:hAnsi="Times New Roman"/>
          <w:rtl w:val="0"/>
        </w:rPr>
        <w:t xml:space="preserve"> below.</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Their next step, then, </w:t>
      </w:r>
      <w:r w:rsidDel="00000000" w:rsidR="00000000" w:rsidRPr="00000000">
        <w:rPr>
          <w:rFonts w:ascii="Times New Roman" w:cs="Times New Roman" w:eastAsia="Times New Roman" w:hAnsi="Times New Roman"/>
          <w:rtl w:val="0"/>
        </w:rPr>
        <w:t xml:space="preserve"> is to select a few “anchor” points</w:t>
      </w:r>
      <w:r w:rsidDel="00000000" w:rsidR="00000000" w:rsidRPr="00000000">
        <w:rPr>
          <w:rFonts w:ascii="Times New Roman" w:cs="Times New Roman" w:eastAsia="Times New Roman" w:hAnsi="Times New Roman"/>
          <w:rtl w:val="0"/>
        </w:rPr>
        <w:t xml:space="preserve">: harmonies that will serve as important goals (or beginning-points) of harmonic motion. For example, we might select the three anchor points </w:t>
      </w:r>
      <w:r w:rsidDel="00000000" w:rsidR="00000000" w:rsidRPr="00000000">
        <w:rPr>
          <w:rFonts w:ascii="Times New Roman" w:cs="Times New Roman" w:eastAsia="Times New Roman" w:hAnsi="Times New Roman"/>
          <w:rtl w:val="0"/>
        </w:rPr>
        <w:t xml:space="preserve">shown</w:t>
      </w:r>
      <w:r w:rsidDel="00000000" w:rsidR="00000000" w:rsidRPr="00000000">
        <w:rPr>
          <w:rFonts w:ascii="Times New Roman" w:cs="Times New Roman" w:eastAsia="Times New Roman" w:hAnsi="Times New Roman"/>
          <w:rtl w:val="0"/>
        </w:rPr>
        <w:t xml:space="preserve"> in </w:t>
      </w:r>
      <w:r w:rsidDel="00000000" w:rsidR="00000000" w:rsidRPr="00000000">
        <w:rPr>
          <w:rFonts w:ascii="Times New Roman" w:cs="Times New Roman" w:eastAsia="Times New Roman" w:hAnsi="Times New Roman"/>
          <w:b w:val="1"/>
          <w:rtl w:val="0"/>
        </w:rPr>
        <w:t xml:space="preserve">Figure 14</w:t>
      </w:r>
      <w:r w:rsidDel="00000000" w:rsidR="00000000" w:rsidRPr="00000000">
        <w:rPr>
          <w:rFonts w:ascii="Times New Roman" w:cs="Times New Roman" w:eastAsia="Times New Roman" w:hAnsi="Times New Roman"/>
          <w:rtl w:val="0"/>
        </w:rPr>
        <w:t xml:space="preserve">, which in turn</w:t>
      </w:r>
      <w:r w:rsidDel="00000000" w:rsidR="00000000" w:rsidRPr="00000000">
        <w:rPr>
          <w:rFonts w:ascii="Times New Roman" w:cs="Times New Roman" w:eastAsia="Times New Roman" w:hAnsi="Times New Roman"/>
          <w:rtl w:val="0"/>
        </w:rPr>
        <w:t xml:space="preserve"> (1) establish measure 5 as a goal of motion (as a hypermetric downbeat), (2) express the beginning of the second phrase (with its melodic parallelism to the first phrase) as a clear move to a pre-dominant space, and (3) articulate the period’s final cadence.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14: Three possible “anchor” points around which to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imagine reharmonizations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146300"/>
            <wp:effectExtent b="0" l="0" r="0" t="0"/>
            <wp:docPr descr="ES_fig_14.jpg" id="7" name="image19.jpg"/>
            <a:graphic>
              <a:graphicData uri="http://schemas.openxmlformats.org/drawingml/2006/picture">
                <pic:pic>
                  <pic:nvPicPr>
                    <pic:cNvPr descr="ES_fig_14.jpg" id="0" name="image19.jpg"/>
                    <pic:cNvPicPr preferRelativeResize="0"/>
                  </pic:nvPicPr>
                  <pic:blipFill>
                    <a:blip r:embed="rId1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There are other possibilities that could be explored as well, of course; for example, the Gmin7 chord in measure 13 could be set up as a goal of motion, in a move that parallels the similar establishment in measure 5.</w:t>
      </w:r>
      <w:r w:rsidDel="00000000" w:rsidR="00000000" w:rsidRPr="00000000">
        <w:rPr>
          <w:rFonts w:ascii="Times New Roman" w:cs="Times New Roman" w:eastAsia="Times New Roman" w:hAnsi="Times New Roman"/>
          <w:rtl w:val="0"/>
        </w:rPr>
        <w:t xml:space="preserve"> Or, conversely, the measure 7–8 half-cadential ii–V could be established as a parallel anchor point to the measure 17 arrival. Indeed, the initial project of choosing different anchor points can suggest many exciting new harmonic possibilities for students to explore.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As </w:t>
      </w:r>
      <w:r w:rsidDel="00000000" w:rsidR="00000000" w:rsidRPr="00000000">
        <w:rPr>
          <w:rFonts w:ascii="Times New Roman" w:cs="Times New Roman" w:eastAsia="Times New Roman" w:hAnsi="Times New Roman"/>
          <w:rtl w:val="0"/>
        </w:rPr>
        <w:t xml:space="preserve">Figure 12</w:t>
      </w:r>
      <w:r w:rsidDel="00000000" w:rsidR="00000000" w:rsidRPr="00000000">
        <w:rPr>
          <w:rFonts w:ascii="Times New Roman" w:cs="Times New Roman" w:eastAsia="Times New Roman" w:hAnsi="Times New Roman"/>
          <w:rtl w:val="0"/>
        </w:rPr>
        <w:t xml:space="preserve"> above illustrates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rtl w:val="0"/>
        </w:rPr>
        <w:t xml:space="preserve">ne way to maintain a structurally important harmonic space</w:t>
      </w:r>
      <w:r w:rsidDel="00000000" w:rsidR="00000000" w:rsidRPr="00000000">
        <w:rPr>
          <w:rFonts w:ascii="Times New Roman" w:cs="Times New Roman" w:eastAsia="Times New Roman" w:hAnsi="Times New Roman"/>
          <w:rtl w:val="0"/>
        </w:rPr>
        <w:t xml:space="preserve"> is with a turnaround, the most common by far being I–vi–ii–V–I. </w:t>
      </w:r>
      <w:r w:rsidDel="00000000" w:rsidR="00000000" w:rsidRPr="00000000">
        <w:rPr>
          <w:rFonts w:ascii="Times New Roman" w:cs="Times New Roman" w:eastAsia="Times New Roman" w:hAnsi="Times New Roman"/>
          <w:b w:val="1"/>
          <w:rtl w:val="0"/>
        </w:rPr>
        <w:t xml:space="preserve">Figure 15</w:t>
      </w:r>
      <w:r w:rsidDel="00000000" w:rsidR="00000000" w:rsidRPr="00000000">
        <w:rPr>
          <w:rFonts w:ascii="Times New Roman" w:cs="Times New Roman" w:eastAsia="Times New Roman" w:hAnsi="Times New Roman"/>
          <w:rtl w:val="0"/>
        </w:rPr>
        <w:t xml:space="preserve"> shows this: the displaced I chord (the first anchor point) is approached by this common turnaround. Note that the dominant chord is expressed as V7sus to conform to the melody’s ^1. V7sus is a syntactic chord in jazz; the suspension does not require resolution as it does in some other musical contexts.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15: Opening tonic prolonged with a I–vi–ii–V-I turnaround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397000"/>
            <wp:effectExtent b="0" l="0" r="0" t="0"/>
            <wp:docPr descr="ES_fig_15.jpg" id="15" name="image31.jpg"/>
            <a:graphic>
              <a:graphicData uri="http://schemas.openxmlformats.org/drawingml/2006/picture">
                <pic:pic>
                  <pic:nvPicPr>
                    <pic:cNvPr descr="ES_fig_15.jpg" id="0" name="image31.jpg"/>
                    <pic:cNvPicPr preferRelativeResize="0"/>
                  </pic:nvPicPr>
                  <pic:blipFill>
                    <a:blip r:embed="rId2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From here we can prompt the class with a challenge: how can we creatively transform this harmonic progression using various combinations of learned techniques, while retaining the functional identity of the passage? Here is one possible sequence of events, derived from an iteration of this activity that I took a group of students through recently: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 T</w:t>
      </w:r>
      <w:r w:rsidDel="00000000" w:rsidR="00000000" w:rsidRPr="00000000">
        <w:rPr>
          <w:rFonts w:ascii="Times New Roman" w:cs="Times New Roman" w:eastAsia="Times New Roman" w:hAnsi="Times New Roman"/>
          <w:rtl w:val="0"/>
        </w:rPr>
        <w:t xml:space="preserve">he vi chord (m. 2) is replaced with V/ii, intensifying the move to ii.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2) This dominant-functioning chord is prolonged with its ii; Am7(b5) moving to D7. The first chord </w:t>
      </w:r>
      <w:r w:rsidDel="00000000" w:rsidR="00000000" w:rsidRPr="00000000">
        <w:rPr>
          <w:rFonts w:ascii="Times New Roman" w:cs="Times New Roman" w:eastAsia="Times New Roman" w:hAnsi="Times New Roman"/>
          <w:i w:val="1"/>
          <w:rtl w:val="0"/>
        </w:rPr>
        <w:t xml:space="preserve">also</w:t>
      </w:r>
      <w:r w:rsidDel="00000000" w:rsidR="00000000" w:rsidRPr="00000000">
        <w:rPr>
          <w:rFonts w:ascii="Times New Roman" w:cs="Times New Roman" w:eastAsia="Times New Roman" w:hAnsi="Times New Roman"/>
          <w:rtl w:val="0"/>
        </w:rPr>
        <w:t xml:space="preserve"> functions as a tonic substitute: iii filling in for I. This reinforces the fifth-measure tonic chord as a goal of motion, since it is now the first appearance of a I chord.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3) The V chord, C7sus, is replaced with a pre-dominant BbM7 chord, as a transformation of the Gmin7 (ii) chord that preceded it. We might make a modification like this to reinforce the notion that IV to I can be a tonic-confirming gesture just as effectively as V to I, and to foreground the connectedness between tonal jazz and blues. Of course C7sus would also be highly appropriate chord in this new context, and there are numerous other possibilities as well.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4) Finally, the tonic arrival in measure 5 is recast as a first-inversion chord (see just below). The modified chord progression is shown in </w:t>
      </w:r>
      <w:r w:rsidDel="00000000" w:rsidR="00000000" w:rsidRPr="00000000">
        <w:rPr>
          <w:rFonts w:ascii="Times New Roman" w:cs="Times New Roman" w:eastAsia="Times New Roman" w:hAnsi="Times New Roman"/>
          <w:b w:val="1"/>
          <w:rtl w:val="0"/>
        </w:rPr>
        <w:t xml:space="preserve">Figure 16</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16: Four modifications to the opening turnaround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384300"/>
            <wp:effectExtent b="0" l="0" r="0" t="0"/>
            <wp:docPr descr="ES_fig_16.jpg" id="10" name="image22.jpg"/>
            <a:graphic>
              <a:graphicData uri="http://schemas.openxmlformats.org/drawingml/2006/picture">
                <pic:pic>
                  <pic:nvPicPr>
                    <pic:cNvPr descr="ES_fig_16.jpg" id="0" name="image22.jpg"/>
                    <pic:cNvPicPr preferRelativeResize="0"/>
                  </pic:nvPicPr>
                  <pic:blipFill>
                    <a:blip r:embed="rId21"/>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rationale for a first-inversion tonic chord in measure 5 has to do with what happens </w:t>
      </w:r>
      <w:r w:rsidDel="00000000" w:rsidR="00000000" w:rsidRPr="00000000">
        <w:rPr>
          <w:rFonts w:ascii="Times New Roman" w:cs="Times New Roman" w:eastAsia="Times New Roman" w:hAnsi="Times New Roman"/>
          <w:i w:val="1"/>
          <w:rtl w:val="0"/>
        </w:rPr>
        <w:t xml:space="preserve">next</w:t>
      </w:r>
      <w:r w:rsidDel="00000000" w:rsidR="00000000" w:rsidRPr="00000000">
        <w:rPr>
          <w:rFonts w:ascii="Times New Roman" w:cs="Times New Roman" w:eastAsia="Times New Roman" w:hAnsi="Times New Roman"/>
          <w:rtl w:val="0"/>
        </w:rPr>
        <w:t xml:space="preserve">. The half-cadence arrival at the end of the first eight-measure phrase (followed by a restart on pre-dominant harmony to begin the parallel phrase) is an important characteristic gesture—a non-resolving half-cadential ii–V—that we might consider leaving intact (as another anchor point?). Between the first-inversion tonic and the half-cadential ii chord an AbM7 has been inserted, bII of ii or a tritone substitution of V of ii, resulting (1) in a descending chromatic bass A–Ab–G, and (2) in a second way to approach ii that is functionally related to the first (the D7 to Gm of measures 2–3) but that varies the “color” of the approaching chord. All of this is shown in </w:t>
      </w:r>
      <w:r w:rsidDel="00000000" w:rsidR="00000000" w:rsidRPr="00000000">
        <w:rPr>
          <w:rFonts w:ascii="Times New Roman" w:cs="Times New Roman" w:eastAsia="Times New Roman" w:hAnsi="Times New Roman"/>
          <w:b w:val="1"/>
          <w:rtl w:val="0"/>
        </w:rPr>
        <w:t xml:space="preserve">Figure 17</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17: Approaching the phrase-ending half-cadence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384300"/>
            <wp:effectExtent b="0" l="0" r="0" t="0"/>
            <wp:docPr descr="ES_fig_17.jpg" id="1" name="image04.jpg"/>
            <a:graphic>
              <a:graphicData uri="http://schemas.openxmlformats.org/drawingml/2006/picture">
                <pic:pic>
                  <pic:nvPicPr>
                    <pic:cNvPr descr="ES_fig_17.jpg" id="0" name="image04.jpg"/>
                    <pic:cNvPicPr preferRelativeResize="0"/>
                  </pic:nvPicPr>
                  <pic:blipFill>
                    <a:blip r:embed="rId22"/>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V chord that ends the first phrase does not need to resolve—it points back harmonically to what has transpired thus far, much like an interruption in earlier tonal practice. The second phrase, in the original song, begins on pre-dominant harmony. This, then, is another characteristic harmonic gesture that gives “Bye Bye Blackbird” its identity, which as a class we might consider keeping intact (a point that I often need to gently underscore while considering other possibilities put forth by students, while not dismissing those possibilities). The second phrase also ends, importantly, on tonic, and I have already suggested that we approach that tonic with the alternative cadential motion that has been one of main thrusts of this essay. </w:t>
      </w:r>
      <w:r w:rsidDel="00000000" w:rsidR="00000000" w:rsidRPr="00000000">
        <w:rPr>
          <w:rFonts w:ascii="Times New Roman" w:cs="Times New Roman" w:eastAsia="Times New Roman" w:hAnsi="Times New Roman"/>
          <w:b w:val="1"/>
          <w:rtl w:val="0"/>
        </w:rPr>
        <w:t xml:space="preserve">Figure 18</w:t>
      </w:r>
      <w:r w:rsidDel="00000000" w:rsidR="00000000" w:rsidRPr="00000000">
        <w:rPr>
          <w:rFonts w:ascii="Times New Roman" w:cs="Times New Roman" w:eastAsia="Times New Roman" w:hAnsi="Times New Roman"/>
          <w:rtl w:val="0"/>
        </w:rPr>
        <w:t xml:space="preserve"> shows one solution that keeps both of these desires in mind. The new progression in Figure 18 was construed in roughly the following order: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 The</w:t>
      </w:r>
      <w:r w:rsidDel="00000000" w:rsidR="00000000" w:rsidRPr="00000000">
        <w:rPr>
          <w:rFonts w:ascii="Times New Roman" w:cs="Times New Roman" w:eastAsia="Times New Roman" w:hAnsi="Times New Roman"/>
          <w:rtl w:val="0"/>
        </w:rPr>
        <w:t xml:space="preserve"> ii–V Bbm7 to Eb7 is inserted as an alternative phrase-ending cadence.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2) The Bbm7 chord, iv, is approached with its ii–V.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3) A V chord is inserted in the second measure of the phrase, prolonging the initial ii into a ii–V, which is then transformed via mode mixture into the next ii that eventually points to Bb minor.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18: Reharmonizations in the second phrase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943100"/>
            <wp:effectExtent b="0" l="0" r="0" t="0"/>
            <wp:docPr descr="ES_fig_18.jpg" id="2" name="image06.jpg"/>
            <a:graphic>
              <a:graphicData uri="http://schemas.openxmlformats.org/drawingml/2006/picture">
                <pic:pic>
                  <pic:nvPicPr>
                    <pic:cNvPr descr="ES_fig_18.jpg" id="0" name="image06.jpg"/>
                    <pic:cNvPicPr preferRelativeResize="0"/>
                  </pic:nvPicPr>
                  <pic:blipFill>
                    <a:blip r:embed="rId2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Finally, given the full context of a reharmonized period, we might make a couple of small aesthetic modifications. In the first phrase, the descending bass A–Ab–G is a salient </w:t>
      </w:r>
      <w:r w:rsidDel="00000000" w:rsidR="00000000" w:rsidRPr="00000000">
        <w:rPr>
          <w:rFonts w:ascii="Times New Roman" w:cs="Times New Roman" w:eastAsia="Times New Roman" w:hAnsi="Times New Roman"/>
          <w:rtl w:val="0"/>
        </w:rPr>
        <w:t xml:space="preserve">gesture</w:t>
      </w:r>
      <w:r w:rsidDel="00000000" w:rsidR="00000000" w:rsidRPr="00000000">
        <w:rPr>
          <w:rFonts w:ascii="Times New Roman" w:cs="Times New Roman" w:eastAsia="Times New Roman" w:hAnsi="Times New Roman"/>
          <w:rtl w:val="0"/>
        </w:rPr>
        <w:t xml:space="preserve"> that contributes to harmonic identity of the new, reharmonized version of “Bye Bye Blackbird.” It might be valuable to repeat that kind of a gesture in order to </w:t>
      </w:r>
      <w:r w:rsidDel="00000000" w:rsidR="00000000" w:rsidRPr="00000000">
        <w:rPr>
          <w:rFonts w:ascii="Times New Roman" w:cs="Times New Roman" w:eastAsia="Times New Roman" w:hAnsi="Times New Roman"/>
          <w:rtl w:val="0"/>
        </w:rPr>
        <w:t xml:space="preserve">reinforce its significance</w:t>
      </w:r>
      <w:r w:rsidDel="00000000" w:rsidR="00000000" w:rsidRPr="00000000">
        <w:rPr>
          <w:rFonts w:ascii="Times New Roman" w:cs="Times New Roman" w:eastAsia="Times New Roman" w:hAnsi="Times New Roman"/>
          <w:rtl w:val="0"/>
        </w:rPr>
        <w:t xml:space="preserve">. This can now be seen in measure 12, where the V7 of iv is replaced with bII7 of iv, resulting in the chromatic bass descent C–Cb–Bb. And finally, because we have already encountered two Gm7 chords as structurally important pre-dominants, another pre-dominant chord is invoked to begin the phrase, Bbm7(b5). We might make this particular choice both because there is already a Bbm7 four bars later (and perhaps don’t want to “give away” that sound yet) and to reinforce that harmonic substitution with mode mixture is a valid and pervasive practice—this is why we have not used, say, Bb major chord as the substituting chord, although that would also work very well too.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rtl w:val="0"/>
        </w:rPr>
        <w:t xml:space="preserve">Figure 19</w:t>
      </w:r>
      <w:r w:rsidDel="00000000" w:rsidR="00000000" w:rsidRPr="00000000">
        <w:rPr>
          <w:rFonts w:ascii="Times New Roman" w:cs="Times New Roman" w:eastAsia="Times New Roman" w:hAnsi="Times New Roman"/>
          <w:rtl w:val="0"/>
        </w:rPr>
        <w:t xml:space="preserve"> shows the entire reharmonization.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mallCaps w:val="1"/>
          <w:rtl w:val="0"/>
        </w:rPr>
        <w:t xml:space="preserve">Figure 19: “Bye Bye Blackbird,” complete reharmonization of measures 1–15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5943600" cy="2209800"/>
            <wp:effectExtent b="0" l="0" r="0" t="0"/>
            <wp:docPr descr="ES_fig_13.jpg" id="16" name="image32.jpg"/>
            <a:graphic>
              <a:graphicData uri="http://schemas.openxmlformats.org/drawingml/2006/picture">
                <pic:pic>
                  <pic:nvPicPr>
                    <pic:cNvPr descr="ES_fig_13.jpg" id="0" name="image32.jpg"/>
                    <pic:cNvPicPr preferRelativeResize="0"/>
                  </pic:nvPicPr>
                  <pic:blipFill>
                    <a:blip r:embed="rId2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This is, of course, one of many solutions. What is important here is thinking about the developmental process that drives various selections: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i w:val="1"/>
          <w:rtl w:val="0"/>
        </w:rPr>
        <w:t xml:space="preserve">finding anchor harmonies</w:t>
      </w:r>
      <w:r w:rsidDel="00000000" w:rsidR="00000000" w:rsidRPr="00000000">
        <w:rPr>
          <w:rFonts w:ascii="Times New Roman" w:cs="Times New Roman" w:eastAsia="Times New Roman" w:hAnsi="Times New Roman"/>
          <w:rtl w:val="0"/>
        </w:rPr>
        <w:t xml:space="preserve">: characteristic harmonic gestures that can act as salient goals of motion (but which can themselves also be modified, as long as their functional identity remains intact; </w:t>
      </w:r>
      <w:r w:rsidDel="00000000" w:rsidR="00000000" w:rsidRPr="00000000">
        <w:rPr>
          <w:rFonts w:ascii="Times New Roman" w:cs="Times New Roman" w:eastAsia="Times New Roman" w:hAnsi="Times New Roman"/>
          <w:i w:val="1"/>
          <w:rtl w:val="0"/>
        </w:rPr>
        <w:t xml:space="preserve">viz</w:t>
      </w:r>
      <w:r w:rsidDel="00000000" w:rsidR="00000000" w:rsidRPr="00000000">
        <w:rPr>
          <w:rFonts w:ascii="Times New Roman" w:cs="Times New Roman" w:eastAsia="Times New Roman" w:hAnsi="Times New Roman"/>
          <w:rtl w:val="0"/>
        </w:rPr>
        <w:t xml:space="preserve">. the Bbm7(b5) of measure 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2) thinking creatively about </w:t>
      </w:r>
      <w:r w:rsidDel="00000000" w:rsidR="00000000" w:rsidRPr="00000000">
        <w:rPr>
          <w:rFonts w:ascii="Times New Roman" w:cs="Times New Roman" w:eastAsia="Times New Roman" w:hAnsi="Times New Roman"/>
          <w:i w:val="1"/>
          <w:rtl w:val="0"/>
        </w:rPr>
        <w:t xml:space="preserve">paths that we might follow that lead to those points</w:t>
      </w:r>
      <w:r w:rsidDel="00000000" w:rsidR="00000000" w:rsidRPr="00000000">
        <w:rPr>
          <w:rFonts w:ascii="Times New Roman" w:cs="Times New Roman" w:eastAsia="Times New Roman" w:hAnsi="Times New Roman"/>
          <w:rtl w:val="0"/>
        </w:rPr>
        <w:t xml:space="preserve">, with a focus on particular paths we have explored thus far (in this essay: mode mixture, prolonging either ii or V as ii–V, and functional substitutes for dominant chords),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i w:val="1"/>
          <w:rtl w:val="0"/>
        </w:rPr>
        <w:t xml:space="preserve">returning and revising</w:t>
      </w:r>
      <w:r w:rsidDel="00000000" w:rsidR="00000000" w:rsidRPr="00000000">
        <w:rPr>
          <w:rFonts w:ascii="Times New Roman" w:cs="Times New Roman" w:eastAsia="Times New Roman" w:hAnsi="Times New Roman"/>
          <w:rtl w:val="0"/>
        </w:rPr>
        <w:t xml:space="preserve"> in light of new local or longer-range contexts as they emerge.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Every step along the way the class should sing together—I like to divide the class in two with some singing the melody and some singing the bass (in whole notes, in this case), perhaps with piano accompaniment as well. An advanced version would be to sing </w:t>
      </w:r>
      <w:r w:rsidDel="00000000" w:rsidR="00000000" w:rsidRPr="00000000">
        <w:rPr>
          <w:rFonts w:ascii="Times New Roman" w:cs="Times New Roman" w:eastAsia="Times New Roman" w:hAnsi="Times New Roman"/>
          <w:i w:val="1"/>
          <w:rtl w:val="0"/>
        </w:rPr>
        <w:t xml:space="preserve">guide tones</w:t>
      </w:r>
      <w:r w:rsidDel="00000000" w:rsidR="00000000" w:rsidRPr="00000000">
        <w:rPr>
          <w:rFonts w:ascii="Times New Roman" w:cs="Times New Roman" w:eastAsia="Times New Roman" w:hAnsi="Times New Roman"/>
          <w:rtl w:val="0"/>
        </w:rPr>
        <w:t xml:space="preserve"> connecting inner-voice chord tones, but that is a project for another </w:t>
      </w:r>
      <w:r w:rsidDel="00000000" w:rsidR="00000000" w:rsidRPr="00000000">
        <w:rPr>
          <w:rFonts w:ascii="Times New Roman" w:cs="Times New Roman" w:eastAsia="Times New Roman" w:hAnsi="Times New Roman"/>
          <w:rtl w:val="0"/>
        </w:rPr>
        <w:t xml:space="preserve">paper</w:t>
      </w:r>
      <w:r w:rsidDel="00000000" w:rsidR="00000000" w:rsidRPr="00000000">
        <w:rPr>
          <w:rFonts w:ascii="Times New Roman" w:cs="Times New Roman" w:eastAsia="Times New Roman" w:hAnsi="Times New Roman"/>
          <w:rtl w:val="0"/>
        </w:rPr>
        <w:t xml:space="preserve">. Singing the bass line in Figure 19 reveals two important features: (1) a protracted build-up toward the first root-position tonic arrival in measure 17, and (2) the degree to which the alternative final cadence satisfies the resolution-drive toward that tonic.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While the kitchen sink has been thrown into this reharmonization (while still remaining within the confines of the techniques discussed in this essay, and paying close attention to harmonic function), the interested instructor or student can also begin to think about smaller, less radical ways of altering chords to express different modal identities. Find places where a iiø7 can be substituted for a iimin7. Seek out ways to tonicize a structurally important harmony with its ii–V. Displace a temporally extended chord (like the five-bar-long FMaj7 that begins “Bye Bye Blackbird”). Recast a cadential gesture by moving from bVII, bII, or III to I. </w:t>
      </w:r>
      <w:r w:rsidDel="00000000" w:rsidR="00000000" w:rsidRPr="00000000">
        <w:rPr>
          <w:rFonts w:ascii="Times New Roman" w:cs="Times New Roman" w:eastAsia="Times New Roman" w:hAnsi="Times New Roman"/>
          <w:rtl w:val="0"/>
        </w:rPr>
        <w:t xml:space="preserve">Reharmonization is a key tool employed by most every improvising jazz musician.</w:t>
      </w:r>
      <w:r w:rsidDel="00000000" w:rsidR="00000000" w:rsidRPr="00000000">
        <w:rPr>
          <w:rFonts w:ascii="Times New Roman" w:cs="Times New Roman" w:eastAsia="Times New Roman" w:hAnsi="Times New Roman"/>
          <w:rtl w:val="0"/>
        </w:rPr>
        <w:t xml:space="preserve"> It is also an extremely valuable tool for composers (extending one’s vocabulary of harmonic devices that can fulfill a given expressive need) and performers (thinking about how to interpret a given harmonic context—how to bring out features of harmonic motion through performance). This brief essay demonstrates some ways to </w:t>
      </w:r>
      <w:r w:rsidDel="00000000" w:rsidR="00000000" w:rsidRPr="00000000">
        <w:rPr>
          <w:rFonts w:ascii="Times New Roman" w:cs="Times New Roman" w:eastAsia="Times New Roman" w:hAnsi="Times New Roman"/>
          <w:rtl w:val="0"/>
        </w:rPr>
        <w:t xml:space="preserve">think</w:t>
      </w:r>
      <w:r w:rsidDel="00000000" w:rsidR="00000000" w:rsidRPr="00000000">
        <w:rPr>
          <w:rFonts w:ascii="Times New Roman" w:cs="Times New Roman" w:eastAsia="Times New Roman" w:hAnsi="Times New Roman"/>
          <w:rtl w:val="0"/>
        </w:rPr>
        <w:t xml:space="preserve"> about reharmonization while preserving the harmonic identity and the overall goal-directed motion of a tune, while at the same time expanding on the notion of what those two concepts can </w:t>
      </w:r>
      <w:r w:rsidDel="00000000" w:rsidR="00000000" w:rsidRPr="00000000">
        <w:rPr>
          <w:rFonts w:ascii="Times New Roman" w:cs="Times New Roman" w:eastAsia="Times New Roman" w:hAnsi="Times New Roman"/>
          <w:rtl w:val="0"/>
        </w:rPr>
        <w:t xml:space="preserve">mean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ins w:author="Garrett Michaelsen" w:id="0" w:date="2016-06-15T21:10:37Z"/>
        </w:rPr>
      </w:pPr>
      <w:ins w:author="Garrett Michaelsen" w:id="0" w:date="2016-06-15T21:10:37Z">
        <w:commentRangeStart w:id="3"/>
        <w:commentRangeStart w:id="3"/>
        <w:commentRangeEnd w:id="3"/>
        <w:r w:rsidDel="00000000" w:rsidR="00000000" w:rsidRPr="00000000">
          <w:commentReference w:id="3"/>
        </w:r>
        <w:r w:rsidDel="00000000" w:rsidR="00000000" w:rsidRPr="00000000">
          <w:rPr>
            <w:rFonts w:ascii="Times New Roman" w:cs="Times New Roman" w:eastAsia="Times New Roman" w:hAnsi="Times New Roman"/>
            <w:rtl w:val="0"/>
            <w:rPrChange w:author="Garrett Michaelsen" w:id="1" w:date="2016-06-15T21:10:37Z">
              <w:rPr>
                <w:rFonts w:ascii="Times New Roman" w:cs="Times New Roman" w:eastAsia="Times New Roman" w:hAnsi="Times New Roman"/>
              </w:rPr>
            </w:rPrChange>
          </w:rPr>
          <w:t xml:space="preserve">This work is copyright ⓒ2016 Chris Stover and licensed under a </w:t>
        </w:r>
        <w:commentRangeStart w:id="4"/>
        <w:commentRangeEnd w:id="4"/>
        <w:r w:rsidDel="00000000" w:rsidR="00000000" w:rsidRPr="00000000">
          <w:commentReference w:id="4"/>
        </w:r>
        <w:r w:rsidDel="00000000" w:rsidR="00000000" w:rsidRPr="00000000">
          <w:fldChar w:fldCharType="begin"/>
        </w:r>
        <w:r w:rsidDel="00000000" w:rsidR="00000000" w:rsidRPr="00000000">
          <w:instrText xml:space="preserve">HYPERLINK "http://creativecommons.org/licenses/by-sa/3.0/"</w:instrText>
        </w:r>
        <w:r w:rsidDel="00000000" w:rsidR="00000000" w:rsidRPr="00000000">
          <w:fldChar w:fldCharType="separate"/>
        </w:r>
        <w:r w:rsidDel="00000000" w:rsidR="00000000" w:rsidRPr="00000000">
          <w:rPr>
            <w:rFonts w:ascii="Times New Roman" w:cs="Times New Roman" w:eastAsia="Times New Roman" w:hAnsi="Times New Roman"/>
            <w:color w:val="1155cc"/>
            <w:u w:val="single"/>
            <w:rtl w:val="0"/>
            <w:rPrChange w:author="Garrett Michaelsen" w:id="1" w:date="2016-06-15T21:10:37Z">
              <w:rPr>
                <w:rFonts w:ascii="Times New Roman" w:cs="Times New Roman" w:eastAsia="Times New Roman" w:hAnsi="Times New Roman"/>
                <w:color w:val="1155cc"/>
                <w:u w:val="single"/>
              </w:rPr>
            </w:rPrChange>
          </w:rPr>
          <w:t xml:space="preserve">Creative Commons Attribution-ShareAlike 3.0 Unported License</w:t>
        </w:r>
        <w:r w:rsidDel="00000000" w:rsidR="00000000" w:rsidRPr="00000000">
          <w:fldChar w:fldCharType="end"/>
        </w:r>
        <w:commentRangeStart w:id="5"/>
        <w:commentRangeEnd w:id="5"/>
        <w:r w:rsidDel="00000000" w:rsidR="00000000" w:rsidRPr="00000000">
          <w:commentReference w:id="5"/>
        </w:r>
        <w:r w:rsidDel="00000000" w:rsidR="00000000" w:rsidRPr="00000000">
          <w:rPr>
            <w:rFonts w:ascii="Times New Roman" w:cs="Times New Roman" w:eastAsia="Times New Roman" w:hAnsi="Times New Roman"/>
            <w:rtl w:val="0"/>
            <w:rPrChange w:author="Garrett Michaelsen" w:id="1" w:date="2016-06-15T21:10:37Z">
              <w:rPr>
                <w:rFonts w:ascii="Times New Roman" w:cs="Times New Roman" w:eastAsia="Times New Roman" w:hAnsi="Times New Roman"/>
              </w:rPr>
            </w:rPrChange>
          </w:rPr>
          <w:t xml:space="preserve">.</w:t>
        </w:r>
      </w:ins>
    </w:p>
    <w:p w:rsidR="00000000" w:rsidDel="00000000" w:rsidP="00000000" w:rsidRDefault="00000000" w:rsidRPr="00000000">
      <w:pPr>
        <w:contextualSpacing w:val="0"/>
        <w:rPr>
          <w:ins w:author="Garrett Michaelsen" w:id="0" w:date="2016-06-15T21:10:37Z"/>
        </w:rPr>
      </w:pPr>
      <w:ins w:author="Garrett Michaelsen" w:id="0" w:date="2016-06-15T21:10:37Z">
        <w:r w:rsidDel="00000000" w:rsidR="00000000" w:rsidRPr="00000000">
          <w:rPr>
            <w:rtl w:val="0"/>
          </w:rPr>
        </w:r>
      </w:ins>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Works Cited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Michaelsen, Garrett. 2016. “Rhythm Changes, Improvisation, and Chromaticism: Who Could Ask for Anything More?” </w:t>
      </w:r>
      <w:r w:rsidDel="00000000" w:rsidR="00000000" w:rsidRPr="00000000">
        <w:rPr>
          <w:rFonts w:ascii="Times New Roman" w:cs="Times New Roman" w:eastAsia="Times New Roman" w:hAnsi="Times New Roman"/>
          <w:i w:val="1"/>
          <w:rtl w:val="0"/>
        </w:rPr>
        <w:t xml:space="preserve">Engaging Students: Essays in Music Pedagogy</w:t>
      </w:r>
      <w:r w:rsidDel="00000000" w:rsidR="00000000" w:rsidRPr="00000000">
        <w:rPr>
          <w:rFonts w:ascii="Times New Roman" w:cs="Times New Roman" w:eastAsia="Times New Roman" w:hAnsi="Times New Roman"/>
          <w:rtl w:val="0"/>
        </w:rPr>
        <w:t xml:space="preserve">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Stover, Chris. 2015. </w:t>
      </w:r>
      <w:hyperlink r:id="rId25">
        <w:r w:rsidDel="00000000" w:rsidR="00000000" w:rsidRPr="00000000">
          <w:rPr>
            <w:rFonts w:ascii="Times New Roman" w:cs="Times New Roman" w:eastAsia="Times New Roman" w:hAnsi="Times New Roman"/>
            <w:color w:val="1155cc"/>
            <w:u w:val="single"/>
            <w:rtl w:val="0"/>
          </w:rPr>
          <w:t xml:space="preserve">“Jazz Harmony: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A Progress Report.”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Journal of Jazz Studies</w:t>
      </w:r>
      <w:r w:rsidDel="00000000" w:rsidR="00000000" w:rsidRPr="00000000">
        <w:rPr>
          <w:rFonts w:ascii="Times New Roman" w:cs="Times New Roman" w:eastAsia="Times New Roman" w:hAnsi="Times New Roman"/>
          <w:sz w:val="24"/>
          <w:szCs w:val="24"/>
          <w:rtl w:val="0"/>
        </w:rPr>
        <w:t xml:space="preserve"> 10 (2): 157–197.</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Garrett Michaelsen" w:id="3" w:date="2016-06-15T21:10:3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Chris, this copyright statement is required by the journal. Please make sure you understand the Creative Commons license terms and then approve this addition.</w:t>
      </w:r>
    </w:p>
  </w:comment>
  <w:comment w:author="Garrett Michaelsen" w:id="4" w:date="2016-06-15T21:10:3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Chris, this copyright statement is required by the journal. Please make sure you understand the Creative Commons license terms and then approve this addition.</w:t>
      </w:r>
    </w:p>
  </w:comment>
  <w:comment w:author="Garrett Michaelsen" w:id="5" w:date="2016-06-15T21:10:3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Chris, this copyright statement is required by the journal. Please make sure you understand the Creative Commons license terms and then approve this addition.</w:t>
      </w:r>
    </w:p>
  </w:comment>
  <w:comment w:author="Garrett Michaelsen" w:id="0" w:date="2016-06-15T21:01:2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Chris, I've made your pretty fonts look nasty here, but Kris asked for headings to use the GDocs format. They will change when imported into the ES HTML style anyway, so it won't look like this eventually. Also, would you mind removing the "1.", "2.", etc. from your headings? I think it doesn't quite fit the "blessay" style of the journal.</w:t>
      </w:r>
    </w:p>
  </w:comment>
  <w:comment w:author="Chris Stover" w:id="1" w:date="2016-06-15T20:49:1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 problem -- I should change the language in the opening paragraph too then, since I refer to "Part 1", "Part 2", etc.</w:t>
      </w:r>
    </w:p>
  </w:comment>
  <w:comment w:author="Garrett Michaelsen" w:id="2" w:date="2016-06-15T21:01:2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Ah, true. That should be pretty simple.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Nova Mono">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1.jpg"/><Relationship Id="rId22" Type="http://schemas.openxmlformats.org/officeDocument/2006/relationships/image" Target="media/image04.jpg"/><Relationship Id="rId21" Type="http://schemas.openxmlformats.org/officeDocument/2006/relationships/image" Target="media/image22.jpg"/><Relationship Id="rId24" Type="http://schemas.openxmlformats.org/officeDocument/2006/relationships/image" Target="media/image32.jpg"/><Relationship Id="rId23" Type="http://schemas.openxmlformats.org/officeDocument/2006/relationships/image" Target="media/image06.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hyperlink" Target="http://jjs.libraries.rutgers.edu/index.php/jjs/article/view/89" TargetMode="External"/><Relationship Id="rId25" Type="http://schemas.openxmlformats.org/officeDocument/2006/relationships/hyperlink" Target="http://jjs.libraries.rutgers.edu/index.php/jjs/article/view/89" TargetMode="External"/><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23.jpg"/><Relationship Id="rId8" Type="http://schemas.openxmlformats.org/officeDocument/2006/relationships/image" Target="media/image11.jpg"/><Relationship Id="rId11" Type="http://schemas.openxmlformats.org/officeDocument/2006/relationships/hyperlink" Target="http://jjs.libraries.rutgers.edu/index.php/jjs/article/view/89" TargetMode="External"/><Relationship Id="rId10" Type="http://schemas.openxmlformats.org/officeDocument/2006/relationships/image" Target="media/image28.jpg"/><Relationship Id="rId13" Type="http://schemas.openxmlformats.org/officeDocument/2006/relationships/image" Target="media/image13.jpg"/><Relationship Id="rId12" Type="http://schemas.openxmlformats.org/officeDocument/2006/relationships/image" Target="media/image10.jpg"/><Relationship Id="rId15" Type="http://schemas.openxmlformats.org/officeDocument/2006/relationships/image" Target="media/image21.jpg"/><Relationship Id="rId14" Type="http://schemas.openxmlformats.org/officeDocument/2006/relationships/image" Target="media/image35.jpg"/><Relationship Id="rId17" Type="http://schemas.openxmlformats.org/officeDocument/2006/relationships/image" Target="media/image27.jpg"/><Relationship Id="rId16" Type="http://schemas.openxmlformats.org/officeDocument/2006/relationships/image" Target="media/image24.jpg"/><Relationship Id="rId19" Type="http://schemas.openxmlformats.org/officeDocument/2006/relationships/image" Target="media/image19.jpg"/><Relationship Id="rId18" Type="http://schemas.openxmlformats.org/officeDocument/2006/relationships/image" Target="media/image34.jp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