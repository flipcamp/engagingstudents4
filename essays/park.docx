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spacing w:after="240" w:line="240" w:lineRule="auto"/>
        <w:contextualSpacing w:val="0"/>
      </w:pPr>
      <w:commentRangeStart w:id="0"/>
      <w:commentRangeStart w:id="1"/>
      <w:r w:rsidDel="00000000" w:rsidR="00000000" w:rsidRPr="00000000">
        <w:rPr>
          <w:rFonts w:ascii="Open Sans" w:cs="Open Sans" w:eastAsia="Open Sans" w:hAnsi="Open Sans"/>
          <w:b w:val="1"/>
          <w:color w:val="555555"/>
          <w:sz w:val="48"/>
          <w:szCs w:val="48"/>
          <w:rtl w:val="0"/>
        </w:rPr>
        <w:t xml:space="preserve">F</w:t>
      </w:r>
      <w:commentRangeEnd w:id="0"/>
      <w:r w:rsidDel="00000000" w:rsidR="00000000" w:rsidRPr="00000000">
        <w:commentReference w:id="0"/>
      </w:r>
      <w:commentRangeEnd w:id="1"/>
      <w:r w:rsidDel="00000000" w:rsidR="00000000" w:rsidRPr="00000000">
        <w:commentReference w:id="1"/>
      </w:r>
      <w:r w:rsidDel="00000000" w:rsidR="00000000" w:rsidRPr="00000000">
        <w:rPr>
          <w:rFonts w:ascii="Open Sans" w:cs="Open Sans" w:eastAsia="Open Sans" w:hAnsi="Open Sans"/>
          <w:b w:val="1"/>
          <w:color w:val="555555"/>
          <w:sz w:val="48"/>
          <w:szCs w:val="48"/>
          <w:rtl w:val="0"/>
        </w:rPr>
        <w:t xml:space="preserve">igured Bass as “Hollowed-Out” Lead-Sheet Chord Symbols</w:t>
      </w:r>
      <w:r w:rsidDel="00000000" w:rsidR="00000000" w:rsidRPr="00000000">
        <w:rPr>
          <w:rtl w:val="0"/>
        </w:rPr>
      </w:r>
    </w:p>
    <w:p w:rsidR="00000000" w:rsidDel="00000000" w:rsidP="00000000" w:rsidRDefault="00000000" w:rsidRPr="00000000">
      <w:pPr>
        <w:pStyle w:val="Subtitle"/>
        <w:spacing w:after="240" w:line="480" w:lineRule="auto"/>
        <w:contextualSpacing w:val="0"/>
      </w:pPr>
      <w:r w:rsidDel="00000000" w:rsidR="00000000" w:rsidRPr="00000000">
        <w:rPr>
          <w:rFonts w:ascii="Open Sans" w:cs="Open Sans" w:eastAsia="Open Sans" w:hAnsi="Open Sans"/>
          <w:i w:val="1"/>
          <w:color w:val="555555"/>
          <w:sz w:val="24"/>
          <w:szCs w:val="24"/>
          <w:rtl w:val="0"/>
        </w:rPr>
        <w:t xml:space="preserve">Joon Park, University of Arkansas</w:t>
      </w:r>
      <w:r w:rsidDel="00000000" w:rsidR="00000000" w:rsidRPr="00000000">
        <w:rPr>
          <w:rtl w:val="0"/>
        </w:rPr>
      </w:r>
    </w:p>
    <w:p w:rsidR="00000000" w:rsidDel="00000000" w:rsidP="00000000" w:rsidRDefault="00000000" w:rsidRPr="00000000">
      <w:pPr>
        <w:pStyle w:val="Heading1"/>
        <w:spacing w:after="0" w:before="240" w:line="480" w:lineRule="auto"/>
        <w:contextualSpacing w:val="0"/>
      </w:pPr>
      <w:r w:rsidDel="00000000" w:rsidR="00000000" w:rsidRPr="00000000">
        <w:rPr>
          <w:rFonts w:ascii="Open Sans" w:cs="Open Sans" w:eastAsia="Open Sans" w:hAnsi="Open Sans"/>
          <w:b w:val="1"/>
          <w:color w:val="555555"/>
          <w:sz w:val="28"/>
          <w:szCs w:val="28"/>
          <w:rtl w:val="0"/>
        </w:rPr>
        <w:t xml:space="preserve">Introduction</w:t>
      </w:r>
    </w:p>
    <w:p w:rsidR="00000000" w:rsidDel="00000000" w:rsidP="00000000" w:rsidRDefault="00000000" w:rsidRPr="00000000">
      <w:pPr>
        <w:spacing w:after="240" w:line="480" w:lineRule="auto"/>
        <w:ind w:firstLine="720"/>
        <w:contextualSpacing w:val="0"/>
      </w:pPr>
      <w:r w:rsidDel="00000000" w:rsidR="00000000" w:rsidRPr="00000000">
        <w:rPr>
          <w:rFonts w:ascii="Open Sans" w:cs="Open Sans" w:eastAsia="Open Sans" w:hAnsi="Open Sans"/>
          <w:color w:val="555555"/>
          <w:sz w:val="24"/>
          <w:szCs w:val="24"/>
          <w:rtl w:val="0"/>
        </w:rPr>
        <w:t xml:space="preserve">In many</w:t>
      </w:r>
      <w:r w:rsidDel="00000000" w:rsidR="00000000" w:rsidRPr="00000000">
        <w:rPr>
          <w:rFonts w:ascii="Open Sans" w:cs="Open Sans" w:eastAsia="Open Sans" w:hAnsi="Open Sans"/>
          <w:color w:val="555555"/>
          <w:sz w:val="24"/>
          <w:szCs w:val="24"/>
          <w:rtl w:val="0"/>
        </w:rPr>
        <w:t xml:space="preserve"> music theory curricula today</w:t>
      </w:r>
      <w:r w:rsidDel="00000000" w:rsidR="00000000" w:rsidRPr="00000000">
        <w:rPr>
          <w:rFonts w:ascii="Open Sans" w:cs="Open Sans" w:eastAsia="Open Sans" w:hAnsi="Open Sans"/>
          <w:color w:val="555555"/>
          <w:sz w:val="24"/>
          <w:szCs w:val="24"/>
          <w:rtl w:val="0"/>
        </w:rPr>
        <w:t xml:space="preserve">, the introduction of figured bass usually comes after the discussion of Roman numerals. This article advocates for an earlier introduction of figured bass into the music theory curriculum—before triads and Roman numerals, and alongside intervals, keys, and scales. There are many benefits for introducing figured bass early. First, it prevents students from developing </w:t>
      </w:r>
      <w:r w:rsidDel="00000000" w:rsidR="00000000" w:rsidRPr="00000000">
        <w:rPr>
          <w:rFonts w:ascii="Open Sans" w:cs="Open Sans" w:eastAsia="Open Sans" w:hAnsi="Open Sans"/>
          <w:color w:val="555555"/>
          <w:sz w:val="24"/>
          <w:szCs w:val="24"/>
          <w:rtl w:val="0"/>
        </w:rPr>
        <w:t xml:space="preserve">a false historical connection between figured bass and chordal inversio</w:t>
      </w:r>
      <w:r w:rsidDel="00000000" w:rsidR="00000000" w:rsidRPr="00000000">
        <w:rPr>
          <w:rFonts w:ascii="Open Sans" w:cs="Open Sans" w:eastAsia="Open Sans" w:hAnsi="Open Sans"/>
          <w:color w:val="555555"/>
          <w:sz w:val="24"/>
          <w:szCs w:val="24"/>
          <w:rtl w:val="0"/>
        </w:rPr>
        <w:t xml:space="preserve">n, encouraging students to learn it as a system of notation in its own right, not as a system of notating chordal inversions and suspensions. Second, it frees figured bass from its current limited use. In today’s theory courses, figures are used mostly to indicate chordal inversions and suspensions. This limited usage might cause confusion when figures are used to denote sonorities other than inversions and suspensions (e.g., upper-neighbor figure </w:t>
      </w:r>
      <w:commentRangeStart w:id="2"/>
      <w:r w:rsidDel="00000000" w:rsidR="00000000" w:rsidRPr="00000000">
        <w:rPr>
          <w:rFonts w:ascii="Open Sans" w:cs="Open Sans" w:eastAsia="Open Sans" w:hAnsi="Open Sans"/>
          <w:color w:val="555555"/>
          <w:sz w:val="24"/>
          <w:szCs w:val="24"/>
          <w:rtl w:val="0"/>
        </w:rPr>
        <w:t xml:space="preserve">5-6-5/3-4-3</w:t>
      </w:r>
      <w:commentRangeEnd w:id="2"/>
      <w:r w:rsidDel="00000000" w:rsidR="00000000" w:rsidRPr="00000000">
        <w:commentReference w:id="2"/>
      </w:r>
      <w:r w:rsidDel="00000000" w:rsidR="00000000" w:rsidRPr="00000000">
        <w:rPr>
          <w:rFonts w:ascii="Open Sans" w:cs="Open Sans" w:eastAsia="Open Sans" w:hAnsi="Open Sans"/>
          <w:color w:val="555555"/>
          <w:sz w:val="24"/>
          <w:szCs w:val="24"/>
          <w:rtl w:val="0"/>
        </w:rPr>
        <w:t xml:space="preserve">), or when the style of figuration is different (e.g., 4/2 versus 2 to indicate the third inversion a seventh chord). Third, teaching students to realize figured bass reinforces interval recognition because it involves counting intervals from the bass note within the given diatonic pitch-space, a skill that is more fundamental than identifying Roman numeral functions and chord inversions. By introducing figured bass alongside teaching intervals, the course material can grow exponentially by incorporating historical manuscripts from the baroque era. Finally, as we shall see, figured bass can function as a stepping stone for the realization of lead sheet symbols.</w:t>
      </w:r>
    </w:p>
    <w:p w:rsidR="00000000" w:rsidDel="00000000" w:rsidP="00000000" w:rsidRDefault="00000000" w:rsidRPr="00000000">
      <w:pPr>
        <w:spacing w:after="240" w:line="480" w:lineRule="auto"/>
        <w:ind w:firstLine="720"/>
        <w:contextualSpacing w:val="0"/>
      </w:pPr>
      <w:r w:rsidDel="00000000" w:rsidR="00000000" w:rsidRPr="00000000">
        <w:rPr>
          <w:rFonts w:ascii="Open Sans" w:cs="Open Sans" w:eastAsia="Open Sans" w:hAnsi="Open Sans"/>
          <w:color w:val="555555"/>
          <w:sz w:val="24"/>
          <w:szCs w:val="24"/>
          <w:rtl w:val="0"/>
        </w:rPr>
        <w:t xml:space="preserve">This article proposes a method of realizing figured bass as “hollowed-out” lead sheet symbols by bypassing the identification of chord roots and Roman numerals. By “hollowed-out,” I mean a way of treating a lead-sheet symbol without taking into account its chord quality. For example, treating a </w:t>
      </w:r>
      <w:r w:rsidDel="00000000" w:rsidR="00000000" w:rsidRPr="00000000">
        <w:rPr>
          <w:rFonts w:ascii="Open Sans" w:cs="Open Sans" w:eastAsia="Open Sans" w:hAnsi="Open Sans"/>
          <w:color w:val="555555"/>
          <w:sz w:val="24"/>
          <w:szCs w:val="24"/>
          <w:rtl w:val="0"/>
        </w:rPr>
        <w:t xml:space="preserve">G7 chord s</w:t>
      </w:r>
      <w:r w:rsidDel="00000000" w:rsidR="00000000" w:rsidRPr="00000000">
        <w:rPr>
          <w:rFonts w:ascii="Open Sans" w:cs="Open Sans" w:eastAsia="Open Sans" w:hAnsi="Open Sans"/>
          <w:color w:val="555555"/>
          <w:sz w:val="24"/>
          <w:szCs w:val="24"/>
          <w:rtl w:val="0"/>
        </w:rPr>
        <w:t xml:space="preserve">imply as a combination of two notes: G and F (the 7</w:t>
      </w:r>
      <w:r w:rsidDel="00000000" w:rsidR="00000000" w:rsidRPr="00000000">
        <w:rPr>
          <w:rFonts w:ascii="Open Sans" w:cs="Open Sans" w:eastAsia="Open Sans" w:hAnsi="Open Sans"/>
          <w:color w:val="555555"/>
          <w:sz w:val="24"/>
          <w:szCs w:val="24"/>
          <w:vertAlign w:val="superscript"/>
          <w:rtl w:val="0"/>
        </w:rPr>
        <w:t xml:space="preserve">th</w:t>
      </w:r>
      <w:r w:rsidDel="00000000" w:rsidR="00000000" w:rsidRPr="00000000">
        <w:rPr>
          <w:rFonts w:ascii="Open Sans" w:cs="Open Sans" w:eastAsia="Open Sans" w:hAnsi="Open Sans"/>
          <w:color w:val="555555"/>
          <w:sz w:val="24"/>
          <w:szCs w:val="24"/>
          <w:rtl w:val="0"/>
        </w:rPr>
        <w:t xml:space="preserve"> above G). Considering figured bass as hollowed-out lead-sheet symbols highlights the connection between the two systems. A lead-sheet symbol combines four components: chord root, chord quality, extension, </w:t>
      </w:r>
      <w:r w:rsidDel="00000000" w:rsidR="00000000" w:rsidRPr="00000000">
        <w:rPr>
          <w:rFonts w:ascii="Open Sans" w:cs="Open Sans" w:eastAsia="Open Sans" w:hAnsi="Open Sans"/>
          <w:color w:val="555555"/>
          <w:sz w:val="24"/>
          <w:szCs w:val="24"/>
          <w:rtl w:val="0"/>
        </w:rPr>
        <w:t xml:space="preserve">and an occasional use of slash notation</w:t>
      </w:r>
      <w:r w:rsidDel="00000000" w:rsidR="00000000" w:rsidRPr="00000000">
        <w:rPr>
          <w:rFonts w:ascii="Open Sans" w:cs="Open Sans" w:eastAsia="Open Sans" w:hAnsi="Open Sans"/>
          <w:color w:val="555555"/>
          <w:sz w:val="24"/>
          <w:szCs w:val="24"/>
          <w:rtl w:val="0"/>
        </w:rPr>
        <w:t xml:space="preserve"> when the chord root is different from the bass note. Figured bass consists of two components that are analogous to the above four: bass pitch and interval(s) above the bass. Both systems contain a reference pitch (a chordal root and a bass note). In addition, a figure’s interval content can be treated similarly </w:t>
      </w:r>
      <w:r w:rsidDel="00000000" w:rsidR="00000000" w:rsidRPr="00000000">
        <w:rPr>
          <w:rFonts w:ascii="Open Sans" w:cs="Open Sans" w:eastAsia="Open Sans" w:hAnsi="Open Sans"/>
          <w:color w:val="555555"/>
          <w:sz w:val="24"/>
          <w:szCs w:val="24"/>
          <w:rtl w:val="0"/>
        </w:rPr>
        <w:t xml:space="preserve">to a lead-sheet</w:t>
      </w:r>
      <w:r w:rsidDel="00000000" w:rsidR="00000000" w:rsidRPr="00000000">
        <w:rPr>
          <w:rFonts w:ascii="Open Sans" w:cs="Open Sans" w:eastAsia="Open Sans" w:hAnsi="Open Sans"/>
          <w:color w:val="555555"/>
          <w:sz w:val="24"/>
          <w:szCs w:val="24"/>
          <w:rtl w:val="0"/>
        </w:rPr>
        <w:t xml:space="preserve"> symbol’s </w:t>
      </w:r>
      <w:r w:rsidDel="00000000" w:rsidR="00000000" w:rsidRPr="00000000">
        <w:rPr>
          <w:rFonts w:ascii="Open Sans" w:cs="Open Sans" w:eastAsia="Open Sans" w:hAnsi="Open Sans"/>
          <w:color w:val="555555"/>
          <w:sz w:val="24"/>
          <w:szCs w:val="24"/>
          <w:rtl w:val="0"/>
        </w:rPr>
        <w:t xml:space="preserve">extension</w:t>
      </w:r>
      <w:r w:rsidDel="00000000" w:rsidR="00000000" w:rsidRPr="00000000">
        <w:rPr>
          <w:rFonts w:ascii="Open Sans" w:cs="Open Sans" w:eastAsia="Open Sans" w:hAnsi="Open Sans"/>
          <w:color w:val="555555"/>
          <w:sz w:val="24"/>
          <w:szCs w:val="24"/>
          <w:rtl w:val="0"/>
        </w:rPr>
        <w:t xml:space="preserve"> because they both involve counting intervals from the reference pitch. By having two equivalent components, a figured bass symbol can work as a mediating step towards the full realization of a lead-sheet symbol. By untethering figured bass from </w:t>
      </w:r>
      <w:r w:rsidDel="00000000" w:rsidR="00000000" w:rsidRPr="00000000">
        <w:rPr>
          <w:rFonts w:ascii="Open Sans" w:cs="Open Sans" w:eastAsia="Open Sans" w:hAnsi="Open Sans"/>
          <w:color w:val="555555"/>
          <w:sz w:val="24"/>
          <w:szCs w:val="24"/>
          <w:rtl w:val="0"/>
        </w:rPr>
        <w:t xml:space="preserve">the current use</w:t>
      </w:r>
      <w:r w:rsidDel="00000000" w:rsidR="00000000" w:rsidRPr="00000000">
        <w:rPr>
          <w:rFonts w:ascii="Open Sans" w:cs="Open Sans" w:eastAsia="Open Sans" w:hAnsi="Open Sans"/>
          <w:color w:val="555555"/>
          <w:sz w:val="24"/>
          <w:szCs w:val="24"/>
          <w:rtl w:val="0"/>
        </w:rPr>
        <w:t xml:space="preserve"> of identifying suspension and chord inversion, and returning to a more historically grounded practice, we can maximize the connection between figured bass and lead-sheet symbols. </w:t>
      </w:r>
    </w:p>
    <w:p w:rsidR="00000000" w:rsidDel="00000000" w:rsidP="00000000" w:rsidRDefault="00000000" w:rsidRPr="00000000">
      <w:pPr>
        <w:pStyle w:val="Heading1"/>
        <w:spacing w:after="0" w:before="240" w:line="480" w:lineRule="auto"/>
        <w:contextualSpacing w:val="0"/>
      </w:pPr>
      <w:r w:rsidDel="00000000" w:rsidR="00000000" w:rsidRPr="00000000">
        <w:rPr>
          <w:rFonts w:ascii="Open Sans" w:cs="Open Sans" w:eastAsia="Open Sans" w:hAnsi="Open Sans"/>
          <w:b w:val="1"/>
          <w:color w:val="555555"/>
          <w:sz w:val="28"/>
          <w:szCs w:val="28"/>
          <w:rtl w:val="0"/>
        </w:rPr>
        <w:t xml:space="preserve">Hollowing-Out Lead-Sheet symbols </w:t>
      </w:r>
    </w:p>
    <w:p w:rsidR="00000000" w:rsidDel="00000000" w:rsidP="00000000" w:rsidRDefault="00000000" w:rsidRPr="00000000">
      <w:pPr>
        <w:spacing w:after="240" w:line="480" w:lineRule="auto"/>
        <w:ind w:firstLine="720"/>
        <w:contextualSpacing w:val="0"/>
      </w:pPr>
      <w:r w:rsidDel="00000000" w:rsidR="00000000" w:rsidRPr="00000000">
        <w:rPr>
          <w:rFonts w:ascii="Open Sans" w:cs="Open Sans" w:eastAsia="Open Sans" w:hAnsi="Open Sans"/>
          <w:color w:val="555555"/>
          <w:sz w:val="24"/>
          <w:szCs w:val="24"/>
          <w:rtl w:val="0"/>
        </w:rPr>
        <w:t xml:space="preserve">Figured bass can do more than indicate inversions and suspensions. In its original practical use, a figured bass number simply tells the performer which note above the bass is to be played,   notwithstanding a situation when an experienced performer infers what other notes can be added to given figures. By adding figures, this notation can represent many more sonorities than the ones that students would normally encounter in the music theory classroom. Consider, for an extreme example, the famous opening chord from </w:t>
      </w:r>
      <w:hyperlink r:id="rId6">
        <w:r w:rsidDel="00000000" w:rsidR="00000000" w:rsidRPr="00000000">
          <w:rPr>
            <w:rFonts w:ascii="Open Sans" w:cs="Open Sans" w:eastAsia="Open Sans" w:hAnsi="Open Sans"/>
            <w:color w:val="1155cc"/>
            <w:sz w:val="24"/>
            <w:szCs w:val="24"/>
            <w:u w:val="single"/>
            <w:rtl w:val="0"/>
          </w:rPr>
          <w:t xml:space="preserve">Jean-Féry Rebel’s 1737 </w:t>
        </w:r>
      </w:hyperlink>
      <w:hyperlink r:id="rId7">
        <w:r w:rsidDel="00000000" w:rsidR="00000000" w:rsidRPr="00000000">
          <w:rPr>
            <w:rFonts w:ascii="Open Sans" w:cs="Open Sans" w:eastAsia="Open Sans" w:hAnsi="Open Sans"/>
            <w:i w:val="1"/>
            <w:color w:val="1155cc"/>
            <w:sz w:val="24"/>
            <w:szCs w:val="24"/>
            <w:u w:val="single"/>
            <w:rtl w:val="0"/>
          </w:rPr>
          <w:t xml:space="preserve">Les Eléments</w:t>
        </w:r>
      </w:hyperlink>
      <w:r w:rsidDel="00000000" w:rsidR="00000000" w:rsidRPr="00000000">
        <w:rPr>
          <w:rFonts w:ascii="Open Sans" w:cs="Open Sans" w:eastAsia="Open Sans" w:hAnsi="Open Sans"/>
          <w:i w:val="1"/>
          <w:color w:val="555555"/>
          <w:sz w:val="24"/>
          <w:szCs w:val="24"/>
          <w:rtl w:val="0"/>
        </w:rPr>
        <w:t xml:space="preserve"> </w:t>
      </w:r>
      <w:hyperlink r:id="rId8">
        <w:r w:rsidDel="00000000" w:rsidR="00000000" w:rsidRPr="00000000">
          <w:rPr>
            <w:rFonts w:ascii="Open Sans" w:cs="Open Sans" w:eastAsia="Open Sans" w:hAnsi="Open Sans"/>
            <w:color w:val="1155cc"/>
            <w:sz w:val="24"/>
            <w:szCs w:val="24"/>
            <w:u w:val="single"/>
            <w:rtl w:val="0"/>
          </w:rPr>
          <w:t xml:space="preserve">(performance).</w:t>
        </w:r>
      </w:hyperlink>
      <w:r w:rsidDel="00000000" w:rsidR="00000000" w:rsidRPr="00000000">
        <w:rPr>
          <w:rFonts w:ascii="Open Sans" w:cs="Open Sans" w:eastAsia="Open Sans" w:hAnsi="Open Sans"/>
          <w:color w:val="555555"/>
          <w:sz w:val="24"/>
          <w:szCs w:val="24"/>
          <w:rtl w:val="0"/>
        </w:rPr>
        <w:t xml:space="preserve"> In the bottom staff (</w:t>
      </w:r>
      <w:r w:rsidDel="00000000" w:rsidR="00000000" w:rsidRPr="00000000">
        <w:rPr>
          <w:rFonts w:ascii="Open Sans" w:cs="Open Sans" w:eastAsia="Open Sans" w:hAnsi="Open Sans"/>
          <w:i w:val="1"/>
          <w:color w:val="555555"/>
          <w:sz w:val="24"/>
          <w:szCs w:val="24"/>
          <w:rtl w:val="0"/>
        </w:rPr>
        <w:t xml:space="preserve">Clavecin</w:t>
      </w:r>
      <w:r w:rsidDel="00000000" w:rsidR="00000000" w:rsidRPr="00000000">
        <w:rPr>
          <w:rFonts w:ascii="Open Sans" w:cs="Open Sans" w:eastAsia="Open Sans" w:hAnsi="Open Sans"/>
          <w:color w:val="555555"/>
          <w:sz w:val="24"/>
          <w:szCs w:val="24"/>
          <w:rtl w:val="0"/>
        </w:rPr>
        <w:t xml:space="preserve">), the figure reads (from bottom up) 7</w:t>
      </w:r>
      <w:commentRangeStart w:id="3"/>
      <w:r w:rsidDel="00000000" w:rsidR="00000000" w:rsidRPr="00000000">
        <w:rPr>
          <w:rFonts w:ascii="Arial Unicode MS" w:cs="Arial Unicode MS" w:eastAsia="Arial Unicode MS" w:hAnsi="Arial Unicode MS"/>
          <w:color w:val="555555"/>
          <w:sz w:val="24"/>
          <w:szCs w:val="24"/>
          <w:rtl w:val="0"/>
        </w:rPr>
        <w:t xml:space="preserve">♯</w:t>
      </w:r>
      <w:commentRangeEnd w:id="3"/>
      <w:r w:rsidDel="00000000" w:rsidR="00000000" w:rsidRPr="00000000">
        <w:commentReference w:id="3"/>
      </w:r>
      <w:r w:rsidDel="00000000" w:rsidR="00000000" w:rsidRPr="00000000">
        <w:rPr>
          <w:rFonts w:ascii="Arial Unicode MS" w:cs="Arial Unicode MS" w:eastAsia="Arial Unicode MS" w:hAnsi="Arial Unicode MS"/>
          <w:color w:val="555555"/>
          <w:sz w:val="24"/>
          <w:szCs w:val="24"/>
          <w:rtl w:val="0"/>
        </w:rPr>
        <w:t xml:space="preserve">, 2, 3, 4, 5, and 6♭, which aptly resonates with the movement’s title “Cahos” (Chaos). To play the opening chord, the performer needs to play seven notes at once. The resulting chord could be written as C♯dim7(11,13)/D, Dm(♯7, 9, 11, b13) or could be understood as a polychord consisting a Dm with a C♯dim7. This example demonstrates that the consideration of chord quality does not have to be an essential step in realizing figured bass.</w:t>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4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commentRangeStart w:id="4"/>
            <w:commentRangeStart w:id="5"/>
            <w:commentRangeEnd w:id="4"/>
            <w:r w:rsidDel="00000000" w:rsidR="00000000" w:rsidRPr="00000000">
              <w:commentReference w:id="4"/>
            </w:r>
            <w:commentRangeEnd w:id="5"/>
            <w:r w:rsidDel="00000000" w:rsidR="00000000" w:rsidRPr="00000000">
              <w:commentReference w:id="5"/>
            </w:r>
            <w:r w:rsidDel="00000000" w:rsidR="00000000" w:rsidRPr="00000000">
              <w:rPr>
                <w:rFonts w:ascii="Open Sans" w:cs="Open Sans" w:eastAsia="Open Sans" w:hAnsi="Open Sans"/>
                <w:b w:val="1"/>
                <w:color w:val="555555"/>
                <w:sz w:val="20"/>
                <w:szCs w:val="20"/>
                <w:rtl w:val="0"/>
              </w:rPr>
              <w:t xml:space="preserve">Example 1</w:t>
            </w:r>
            <w:r w:rsidDel="00000000" w:rsidR="00000000" w:rsidRPr="00000000">
              <w:rPr>
                <w:rFonts w:ascii="Open Sans" w:cs="Open Sans" w:eastAsia="Open Sans" w:hAnsi="Open Sans"/>
                <w:color w:val="555555"/>
                <w:sz w:val="20"/>
                <w:szCs w:val="20"/>
                <w:rtl w:val="0"/>
              </w:rPr>
              <w:t xml:space="preserve">. </w:t>
            </w:r>
            <w:r w:rsidDel="00000000" w:rsidR="00000000" w:rsidRPr="00000000">
              <w:rPr>
                <w:rFonts w:ascii="Open Sans" w:cs="Open Sans" w:eastAsia="Open Sans" w:hAnsi="Open Sans"/>
                <w:i w:val="1"/>
                <w:color w:val="555555"/>
                <w:sz w:val="20"/>
                <w:szCs w:val="20"/>
                <w:rtl w:val="0"/>
              </w:rPr>
              <w:t xml:space="preserve">Jean-Féry Rebel, </w:t>
            </w:r>
            <w:r w:rsidDel="00000000" w:rsidR="00000000" w:rsidRPr="00000000">
              <w:rPr>
                <w:rFonts w:ascii="Open Sans" w:cs="Open Sans" w:eastAsia="Open Sans" w:hAnsi="Open Sans"/>
                <w:color w:val="555555"/>
                <w:sz w:val="20"/>
                <w:szCs w:val="20"/>
                <w:rtl w:val="0"/>
              </w:rPr>
              <w:t xml:space="preserve">Les Eléments</w:t>
            </w:r>
            <w:r w:rsidDel="00000000" w:rsidR="00000000" w:rsidRPr="00000000">
              <w:rPr>
                <w:rFonts w:ascii="Open Sans" w:cs="Open Sans" w:eastAsia="Open Sans" w:hAnsi="Open Sans"/>
                <w:i w:val="1"/>
                <w:color w:val="555555"/>
                <w:sz w:val="20"/>
                <w:szCs w:val="20"/>
                <w:rtl w:val="0"/>
              </w:rPr>
              <w:t xml:space="preserve">, mm. 1-4.</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drawing>
                <wp:inline distB="0" distT="0" distL="0" distR="0">
                  <wp:extent cx="4433888" cy="2084384"/>
                  <wp:effectExtent b="0" l="0" r="0" t="0"/>
                  <wp:docPr id="9"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433888" cy="2084384"/>
                          </a:xfrm>
                          <a:prstGeom prst="rect"/>
                          <a:ln/>
                        </pic:spPr>
                      </pic:pic>
                    </a:graphicData>
                  </a:graphic>
                </wp:inline>
              </w:drawing>
            </w:r>
            <w:commentRangeStart w:id="6"/>
            <w:commentRangeStart w:id="7"/>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tc>
      </w:tr>
    </w:tbl>
    <w:p w:rsidR="00000000" w:rsidDel="00000000" w:rsidP="00000000" w:rsidRDefault="00000000" w:rsidRPr="00000000">
      <w:pPr>
        <w:spacing w:after="240" w:line="480" w:lineRule="auto"/>
        <w:ind w:firstLine="720"/>
        <w:contextualSpacing w:val="0"/>
      </w:pPr>
      <w:r w:rsidDel="00000000" w:rsidR="00000000" w:rsidRPr="00000000">
        <w:rPr>
          <w:rFonts w:ascii="Open Sans" w:cs="Open Sans" w:eastAsia="Open Sans" w:hAnsi="Open Sans"/>
          <w:color w:val="555555"/>
          <w:sz w:val="24"/>
          <w:szCs w:val="24"/>
          <w:rtl w:val="0"/>
        </w:rPr>
        <w:t xml:space="preserve">This kind of usage demands a set of skills for realizing a figured bass that is different from what is taught in today’s music theory classroom. In fact, many tasks that are commonly associated today with figured bass realization—such as identifying chordal roots, determining inversions, and recognizing Roman numerals—become more important than counting intervals from the bass. By converting chord tones (other than the bass note) into figures, figured bass can help students gain proficiency in interval recognition. Instead of learning chords and inversions together while learning the figured bass system, teaching figured bass first will help students use their knowledge of figures to bolster their understanding of </w:t>
      </w:r>
      <w:r w:rsidDel="00000000" w:rsidR="00000000" w:rsidRPr="00000000">
        <w:rPr>
          <w:rFonts w:ascii="Open Sans" w:cs="Open Sans" w:eastAsia="Open Sans" w:hAnsi="Open Sans"/>
          <w:color w:val="555555"/>
          <w:sz w:val="24"/>
          <w:szCs w:val="24"/>
          <w:rtl w:val="0"/>
        </w:rPr>
        <w:t xml:space="preserve">chordal inversions.</w:t>
      </w:r>
      <w:r w:rsidDel="00000000" w:rsidR="00000000" w:rsidRPr="00000000">
        <w:rPr>
          <w:rtl w:val="0"/>
        </w:rPr>
      </w:r>
    </w:p>
    <w:p w:rsidR="00000000" w:rsidDel="00000000" w:rsidP="00000000" w:rsidRDefault="00000000" w:rsidRPr="00000000">
      <w:pPr>
        <w:spacing w:after="240" w:line="480" w:lineRule="auto"/>
        <w:ind w:firstLine="720"/>
        <w:contextualSpacing w:val="0"/>
      </w:pPr>
      <w:r w:rsidDel="00000000" w:rsidR="00000000" w:rsidRPr="00000000">
        <w:rPr>
          <w:rFonts w:ascii="Open Sans" w:cs="Open Sans" w:eastAsia="Open Sans" w:hAnsi="Open Sans"/>
          <w:color w:val="555555"/>
          <w:sz w:val="24"/>
          <w:szCs w:val="24"/>
          <w:rtl w:val="0"/>
        </w:rPr>
        <w:t xml:space="preserve">The process of hollowing-out is straightforward. A lead-sheet symbol is treated as the chord root </w:t>
      </w:r>
      <w:r w:rsidDel="00000000" w:rsidR="00000000" w:rsidRPr="00000000">
        <w:rPr>
          <w:rFonts w:ascii="Open Sans" w:cs="Open Sans" w:eastAsia="Open Sans" w:hAnsi="Open Sans"/>
          <w:color w:val="555555"/>
          <w:sz w:val="24"/>
          <w:szCs w:val="24"/>
          <w:rtl w:val="0"/>
        </w:rPr>
        <w:t xml:space="preserve">and extensions only, ignoring the chord quality</w:t>
      </w:r>
      <w:r w:rsidDel="00000000" w:rsidR="00000000" w:rsidRPr="00000000">
        <w:rPr>
          <w:rFonts w:ascii="Arial Unicode MS" w:cs="Arial Unicode MS" w:eastAsia="Arial Unicode MS" w:hAnsi="Arial Unicode MS"/>
          <w:color w:val="555555"/>
          <w:sz w:val="24"/>
          <w:szCs w:val="24"/>
          <w:rtl w:val="0"/>
        </w:rPr>
        <w:t xml:space="preserve">. For example, take a look at the first four bars of “My Funny Valentine” (Richard Rodgers and Lorenz Hart). We can hollow out the lead-sheet symbols by notating the chord root on the staff and convert the extensions (♯7, 7, and 6) to figured bass numbers. The major seventh above the root in Cm(♯7) becomes a </w:t>
      </w:r>
      <w:commentRangeStart w:id="8"/>
      <w:r w:rsidDel="00000000" w:rsidR="00000000" w:rsidRPr="00000000">
        <w:rPr>
          <w:rFonts w:ascii="Arial Unicode MS" w:cs="Arial Unicode MS" w:eastAsia="Arial Unicode MS" w:hAnsi="Arial Unicode MS"/>
          <w:color w:val="555555"/>
          <w:sz w:val="24"/>
          <w:szCs w:val="24"/>
          <w:rtl w:val="0"/>
        </w:rPr>
        <w:t xml:space="preserve">7♮</w:t>
      </w:r>
      <w:commentRangeEnd w:id="8"/>
      <w:r w:rsidDel="00000000" w:rsidR="00000000" w:rsidRPr="00000000">
        <w:commentReference w:id="8"/>
      </w:r>
      <w:r w:rsidDel="00000000" w:rsidR="00000000" w:rsidRPr="00000000">
        <w:rPr>
          <w:rFonts w:ascii="Arial Unicode MS" w:cs="Arial Unicode MS" w:eastAsia="Arial Unicode MS" w:hAnsi="Arial Unicode MS"/>
          <w:color w:val="555555"/>
          <w:sz w:val="24"/>
          <w:szCs w:val="24"/>
          <w:rtl w:val="0"/>
        </w:rPr>
        <w:t xml:space="preserve"> figure to counteract the B♭ in the key signature. Similarly, Cm7 becomes 7 taking into account the key signature, and Cm6 become 6♮ to counteract the A♭. An experienced jazz performer would interpret the four lead-sheet symbols as embodying a chromatic descending tetrachord over a C minor triad (C, B♮, B♭, A♮). The figured bass numbers can show this descent more succinctly by adding the figure number 8 at the beginning. At this stage, realizing the figured bass as two-voice counterpoint in oblique motion (one on C the other descending chromatically) would suffice.</w:t>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Open Sans" w:cs="Open Sans" w:eastAsia="Open Sans" w:hAnsi="Open Sans"/>
                <w:b w:val="1"/>
                <w:color w:val="555555"/>
                <w:sz w:val="20"/>
                <w:szCs w:val="20"/>
                <w:rtl w:val="0"/>
              </w:rPr>
              <w:t xml:space="preserve">Example 2.</w:t>
            </w:r>
            <w:r w:rsidDel="00000000" w:rsidR="00000000" w:rsidRPr="00000000">
              <w:rPr>
                <w:rFonts w:ascii="Open Sans" w:cs="Open Sans" w:eastAsia="Open Sans" w:hAnsi="Open Sans"/>
                <w:color w:val="555555"/>
                <w:sz w:val="20"/>
                <w:szCs w:val="20"/>
                <w:rtl w:val="0"/>
              </w:rPr>
              <w:t xml:space="preserve"> </w:t>
            </w:r>
            <w:r w:rsidDel="00000000" w:rsidR="00000000" w:rsidRPr="00000000">
              <w:rPr>
                <w:rFonts w:ascii="Open Sans" w:cs="Open Sans" w:eastAsia="Open Sans" w:hAnsi="Open Sans"/>
                <w:i w:val="1"/>
                <w:color w:val="555555"/>
                <w:sz w:val="20"/>
                <w:szCs w:val="20"/>
                <w:rtl w:val="0"/>
              </w:rPr>
              <w:t xml:space="preserve">The chord progression of the first four bars of “My Funny Valentine.”</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spacing w:after="200" w:line="240" w:lineRule="auto"/>
              <w:contextualSpacing w:val="0"/>
            </w:pPr>
            <w:r w:rsidDel="00000000" w:rsidR="00000000" w:rsidRPr="00000000">
              <w:drawing>
                <wp:inline distB="114300" distT="114300" distL="114300" distR="114300">
                  <wp:extent cx="4705350" cy="1405816"/>
                  <wp:effectExtent b="0" l="0" r="0" t="0"/>
                  <wp:docPr id="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705350" cy="1405816"/>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after="240" w:line="480" w:lineRule="auto"/>
        <w:ind w:left="0" w:firstLine="0"/>
        <w:contextualSpacing w:val="0"/>
      </w:pPr>
      <w:r w:rsidDel="00000000" w:rsidR="00000000" w:rsidRPr="00000000">
        <w:rPr>
          <w:rFonts w:ascii="Open Sans" w:cs="Open Sans" w:eastAsia="Open Sans" w:hAnsi="Open Sans"/>
          <w:color w:val="555555"/>
          <w:sz w:val="24"/>
          <w:szCs w:val="24"/>
          <w:rtl w:val="0"/>
        </w:rPr>
        <w:t xml:space="preserve"> </w:t>
        <w:tab/>
        <w:t xml:space="preserve">Afterward, the figures can be added to match the full realization of the chord progression (below). This process is, in essence, the conversion of chord tones into numbers. Instead of realizing the lead-sheet symbols on a staff, it realizes them as figures. The consideration of chord quality can follow this stage, as the students can use the figured bass to determine the root of the chord and the scale degree of that root. </w:t>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after="200" w:line="240" w:lineRule="auto"/>
              <w:contextualSpacing w:val="0"/>
            </w:pPr>
            <w:r w:rsidDel="00000000" w:rsidR="00000000" w:rsidRPr="00000000">
              <w:rPr>
                <w:rFonts w:ascii="Open Sans" w:cs="Open Sans" w:eastAsia="Open Sans" w:hAnsi="Open Sans"/>
                <w:b w:val="1"/>
                <w:color w:val="555555"/>
                <w:sz w:val="20"/>
                <w:szCs w:val="20"/>
                <w:rtl w:val="0"/>
              </w:rPr>
              <w:t xml:space="preserve">Example 3.</w:t>
            </w:r>
            <w:r w:rsidDel="00000000" w:rsidR="00000000" w:rsidRPr="00000000">
              <w:rPr>
                <w:rFonts w:ascii="Open Sans" w:cs="Open Sans" w:eastAsia="Open Sans" w:hAnsi="Open Sans"/>
                <w:color w:val="555555"/>
                <w:sz w:val="20"/>
                <w:szCs w:val="20"/>
                <w:rtl w:val="0"/>
              </w:rPr>
              <w:t xml:space="preserve"> </w:t>
            </w:r>
            <w:r w:rsidDel="00000000" w:rsidR="00000000" w:rsidRPr="00000000">
              <w:rPr>
                <w:rFonts w:ascii="Open Sans" w:cs="Open Sans" w:eastAsia="Open Sans" w:hAnsi="Open Sans"/>
                <w:i w:val="1"/>
                <w:color w:val="555555"/>
                <w:sz w:val="20"/>
                <w:szCs w:val="20"/>
                <w:rtl w:val="0"/>
              </w:rPr>
              <w:t xml:space="preserve">Full realization of the lead-sheet symbols into figured bass.</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after="200" w:line="240" w:lineRule="auto"/>
              <w:contextualSpacing w:val="0"/>
            </w:pPr>
            <w:r w:rsidDel="00000000" w:rsidR="00000000" w:rsidRPr="00000000">
              <w:drawing>
                <wp:inline distB="0" distT="0" distL="114300" distR="114300">
                  <wp:extent cx="4635123" cy="1128713"/>
                  <wp:effectExtent b="0" l="0" r="0" t="0"/>
                  <wp:docPr id="7" name="image15.png"/>
                  <a:graphic>
                    <a:graphicData uri="http://schemas.openxmlformats.org/drawingml/2006/picture">
                      <pic:pic>
                        <pic:nvPicPr>
                          <pic:cNvPr id="0" name="image15.png"/>
                          <pic:cNvPicPr preferRelativeResize="0"/>
                        </pic:nvPicPr>
                        <pic:blipFill>
                          <a:blip r:embed="rId11"/>
                          <a:srcRect b="0" l="0" r="0" t="26335"/>
                          <a:stretch>
                            <a:fillRect/>
                          </a:stretch>
                        </pic:blipFill>
                        <pic:spPr>
                          <a:xfrm>
                            <a:off x="0" y="0"/>
                            <a:ext cx="4635123" cy="1128713"/>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after="240" w:line="480" w:lineRule="auto"/>
        <w:ind w:firstLine="720"/>
        <w:contextualSpacing w:val="0"/>
      </w:pPr>
      <w:r w:rsidDel="00000000" w:rsidR="00000000" w:rsidRPr="00000000">
        <w:rPr>
          <w:rFonts w:ascii="Open Sans" w:cs="Open Sans" w:eastAsia="Open Sans" w:hAnsi="Open Sans"/>
          <w:color w:val="555555"/>
          <w:sz w:val="24"/>
          <w:szCs w:val="24"/>
          <w:rtl w:val="0"/>
        </w:rPr>
        <w:t xml:space="preserve">When a lead-sheet symbol has a separate bass note, the figured bass representation can spell out the corresponding chord tones. For example, consider the opening phrase of </w:t>
      </w:r>
      <w:r w:rsidDel="00000000" w:rsidR="00000000" w:rsidRPr="00000000">
        <w:rPr>
          <w:rFonts w:ascii="Open Sans" w:cs="Open Sans" w:eastAsia="Open Sans" w:hAnsi="Open Sans"/>
          <w:color w:val="555555"/>
          <w:sz w:val="24"/>
          <w:szCs w:val="24"/>
          <w:rtl w:val="0"/>
        </w:rPr>
        <w:t xml:space="preserve">“On Green Dolphin Street”</w:t>
      </w:r>
      <w:r w:rsidDel="00000000" w:rsidR="00000000" w:rsidRPr="00000000">
        <w:rPr>
          <w:rFonts w:ascii="Open Sans" w:cs="Open Sans" w:eastAsia="Open Sans" w:hAnsi="Open Sans"/>
          <w:color w:val="555555"/>
          <w:sz w:val="24"/>
          <w:szCs w:val="24"/>
          <w:rtl w:val="0"/>
        </w:rPr>
        <w:t xml:space="preserve"> (</w:t>
      </w:r>
      <w:r w:rsidDel="00000000" w:rsidR="00000000" w:rsidRPr="00000000">
        <w:rPr>
          <w:rFonts w:ascii="Open Sans" w:cs="Open Sans" w:eastAsia="Open Sans" w:hAnsi="Open Sans"/>
          <w:color w:val="555555"/>
          <w:sz w:val="24"/>
          <w:szCs w:val="24"/>
          <w:rtl w:val="0"/>
        </w:rPr>
        <w:t xml:space="preserve">Bronisław </w:t>
      </w:r>
      <w:r w:rsidDel="00000000" w:rsidR="00000000" w:rsidRPr="00000000">
        <w:rPr>
          <w:rFonts w:ascii="Open Sans" w:cs="Open Sans" w:eastAsia="Open Sans" w:hAnsi="Open Sans"/>
          <w:color w:val="555555"/>
          <w:sz w:val="24"/>
          <w:szCs w:val="24"/>
          <w:rtl w:val="0"/>
        </w:rPr>
        <w:t xml:space="preserve">Kaper). The chord tones of lead-sheet symbols are converted into figured bass numbers</w:t>
      </w:r>
      <w:r w:rsidDel="00000000" w:rsidR="00000000" w:rsidRPr="00000000">
        <w:rPr>
          <w:rFonts w:ascii="Open Sans" w:cs="Open Sans" w:eastAsia="Open Sans" w:hAnsi="Open Sans"/>
          <w:color w:val="ff0000"/>
          <w:sz w:val="24"/>
          <w:szCs w:val="24"/>
          <w:rtl w:val="0"/>
        </w:rPr>
        <w:t xml:space="preserve">, </w:t>
      </w:r>
      <w:r w:rsidDel="00000000" w:rsidR="00000000" w:rsidRPr="00000000">
        <w:rPr>
          <w:rFonts w:ascii="Arial Unicode MS" w:cs="Arial Unicode MS" w:eastAsia="Arial Unicode MS" w:hAnsi="Arial Unicode MS"/>
          <w:color w:val="555555"/>
          <w:sz w:val="24"/>
          <w:szCs w:val="24"/>
          <w:rtl w:val="0"/>
        </w:rPr>
        <w:t xml:space="preserve">as this example shows. Measures 5 and 6 feature lead-sheet symbols with slash notation to show that the bass note (C) is different from the chord roots (D and D♭). Simply by counting diatonic intervals from the bass and adding appropriate accidentals, we can represent lead-sheet symbols with slash notation as figured bass numbers</w:t>
      </w:r>
      <w:r w:rsidDel="00000000" w:rsidR="00000000" w:rsidRPr="00000000">
        <w:rPr>
          <w:rFonts w:ascii="Open Sans" w:cs="Open Sans" w:eastAsia="Open Sans" w:hAnsi="Open Sans"/>
          <w:color w:val="555555"/>
          <w:sz w:val="24"/>
          <w:szCs w:val="24"/>
          <w:rtl w:val="0"/>
        </w:rPr>
        <w:t xml:space="preserve">.</w:t>
      </w:r>
      <w:r w:rsidDel="00000000" w:rsidR="00000000" w:rsidRPr="00000000">
        <w:rPr>
          <w:rtl w:val="0"/>
        </w:rPr>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spacing w:after="0" w:line="240" w:lineRule="auto"/>
              <w:ind w:left="0" w:firstLine="0"/>
              <w:contextualSpacing w:val="0"/>
            </w:pPr>
            <w:r w:rsidDel="00000000" w:rsidR="00000000" w:rsidRPr="00000000">
              <w:rPr>
                <w:rFonts w:ascii="Open Sans" w:cs="Open Sans" w:eastAsia="Open Sans" w:hAnsi="Open Sans"/>
                <w:b w:val="1"/>
                <w:color w:val="555555"/>
                <w:sz w:val="20"/>
                <w:szCs w:val="20"/>
                <w:rtl w:val="0"/>
              </w:rPr>
              <w:t xml:space="preserve">Example 4. </w:t>
            </w:r>
            <w:r w:rsidDel="00000000" w:rsidR="00000000" w:rsidRPr="00000000">
              <w:rPr>
                <w:rFonts w:ascii="Open Sans" w:cs="Open Sans" w:eastAsia="Open Sans" w:hAnsi="Open Sans"/>
                <w:i w:val="1"/>
                <w:color w:val="555555"/>
                <w:sz w:val="20"/>
                <w:szCs w:val="20"/>
                <w:rtl w:val="0"/>
              </w:rPr>
              <w:t xml:space="preserve">The chord progression of the opening phrase of “On Green Dolphin Street.”</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spacing w:after="240" w:line="480" w:lineRule="auto"/>
              <w:contextualSpacing w:val="0"/>
            </w:pPr>
            <w:r w:rsidDel="00000000" w:rsidR="00000000" w:rsidRPr="00000000">
              <w:drawing>
                <wp:inline distB="114300" distT="114300" distL="114300" distR="114300">
                  <wp:extent cx="5810250" cy="962025"/>
                  <wp:effectExtent b="0" l="0" r="0" t="0"/>
                  <wp:docPr id="3" name="image11.png"/>
                  <a:graphic>
                    <a:graphicData uri="http://schemas.openxmlformats.org/drawingml/2006/picture">
                      <pic:pic>
                        <pic:nvPicPr>
                          <pic:cNvPr id="0" name="image11.png"/>
                          <pic:cNvPicPr preferRelativeResize="0"/>
                        </pic:nvPicPr>
                        <pic:blipFill>
                          <a:blip r:embed="rId12"/>
                          <a:srcRect b="0" l="0" r="0" t="21093"/>
                          <a:stretch>
                            <a:fillRect/>
                          </a:stretch>
                        </pic:blipFill>
                        <pic:spPr>
                          <a:xfrm>
                            <a:off x="0" y="0"/>
                            <a:ext cx="5810250" cy="962025"/>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after="240" w:line="480" w:lineRule="auto"/>
        <w:ind w:firstLine="720"/>
        <w:contextualSpacing w:val="0"/>
      </w:pPr>
      <w:r w:rsidDel="00000000" w:rsidR="00000000" w:rsidRPr="00000000">
        <w:rPr>
          <w:rFonts w:ascii="Open Sans" w:cs="Open Sans" w:eastAsia="Open Sans" w:hAnsi="Open Sans"/>
          <w:color w:val="555555"/>
          <w:sz w:val="24"/>
          <w:szCs w:val="24"/>
          <w:rtl w:val="0"/>
        </w:rPr>
        <w:t xml:space="preserve">This example also shows that the comprehension of diatonic pitch space can be reinforced by using the same figure to represent different types of intervals. For example, in the key of C major, the same 7/5/3 figure represents different genera of intervals depending on whether the figure is above a C bass (m.1) or above an E bass (m.8)</w:t>
      </w:r>
      <w:r w:rsidDel="00000000" w:rsidR="00000000" w:rsidRPr="00000000">
        <w:rPr>
          <w:rFonts w:ascii="Open Sans" w:cs="Open Sans" w:eastAsia="Open Sans" w:hAnsi="Open Sans"/>
          <w:color w:val="ff0000"/>
          <w:sz w:val="24"/>
          <w:szCs w:val="24"/>
          <w:rtl w:val="0"/>
        </w:rPr>
        <w:t xml:space="preserve">.</w:t>
      </w:r>
      <w:r w:rsidDel="00000000" w:rsidR="00000000" w:rsidRPr="00000000">
        <w:rPr>
          <w:rFonts w:ascii="Open Sans" w:cs="Open Sans" w:eastAsia="Open Sans" w:hAnsi="Open Sans"/>
          <w:color w:val="555555"/>
          <w:sz w:val="24"/>
          <w:szCs w:val="24"/>
          <w:rtl w:val="0"/>
        </w:rPr>
        <w:t xml:space="preserve"> Similar to interval recognition, understanding diatonic pitch space is one of the skills that should be presented early in the curriculum. If a student is not intimately familiar with diatonic intervals, presenting figured bass as a way to indicate inversions would create further confusion and the figures would become a seemingly meaningless sequence of numbers with the arbitrary association of chordal inversions. </w:t>
        <w:br w:type="textWrapping"/>
        <w:tab/>
        <w:t xml:space="preserve">I have created sample figured bass conversions of five jazz standards: “Take the ‘A’ Train,” “My Funny Valentine,” “All the Things You Are,” “My Romance,” “On Green Dolphin Street.” (</w:t>
      </w:r>
      <w:commentRangeStart w:id="9"/>
      <w:commentRangeStart w:id="10"/>
      <w:commentRangeStart w:id="11"/>
      <w:commentRangeStart w:id="12"/>
      <w:commentRangeStart w:id="13"/>
      <w:commentRangeStart w:id="14"/>
      <w:commentRangeStart w:id="15"/>
      <w:commentRangeStart w:id="16"/>
      <w:r w:rsidDel="00000000" w:rsidR="00000000" w:rsidRPr="00000000">
        <w:rPr>
          <w:rFonts w:ascii="Open Sans" w:cs="Open Sans" w:eastAsia="Open Sans" w:hAnsi="Open Sans"/>
          <w:color w:val="555555"/>
          <w:sz w:val="24"/>
          <w:szCs w:val="24"/>
          <w:rtl w:val="0"/>
        </w:rPr>
        <w:t xml:space="preserve">You can download them </w:t>
      </w:r>
      <w:hyperlink r:id="rId13">
        <w:r w:rsidDel="00000000" w:rsidR="00000000" w:rsidRPr="00000000">
          <w:rPr>
            <w:rFonts w:ascii="Open Sans" w:cs="Open Sans" w:eastAsia="Open Sans" w:hAnsi="Open Sans"/>
            <w:color w:val="1155cc"/>
            <w:sz w:val="24"/>
            <w:szCs w:val="24"/>
            <w:u w:val="single"/>
            <w:rtl w:val="0"/>
          </w:rPr>
          <w:t xml:space="preserve">here.)</w:t>
        </w:r>
      </w:hyperlink>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commentRangeEnd w:id="16"/>
      <w:r w:rsidDel="00000000" w:rsidR="00000000" w:rsidRPr="00000000">
        <w:commentReference w:id="16"/>
      </w:r>
      <w:r w:rsidDel="00000000" w:rsidR="00000000" w:rsidRPr="00000000">
        <w:rPr>
          <w:rFonts w:ascii="Open Sans" w:cs="Open Sans" w:eastAsia="Open Sans" w:hAnsi="Open Sans"/>
          <w:color w:val="555555"/>
          <w:sz w:val="24"/>
          <w:szCs w:val="24"/>
          <w:rtl w:val="0"/>
        </w:rPr>
        <w:t xml:space="preserve"> In these samples, I avoided the use of slashed figures to reinforce the connection between the figures and their referents (i.e., the notes on a staff) by keeping the same accidentals. (Also, considering the fact that it was a common practice in the baroque era to use </w:t>
      </w:r>
      <w:hyperlink r:id="rId14">
        <w:r w:rsidDel="00000000" w:rsidR="00000000" w:rsidRPr="00000000">
          <w:rPr>
            <w:rFonts w:ascii="Open Sans" w:cs="Open Sans" w:eastAsia="Open Sans" w:hAnsi="Open Sans"/>
            <w:color w:val="555555"/>
            <w:sz w:val="24"/>
            <w:szCs w:val="24"/>
            <w:u w:val="single"/>
            <w:rtl w:val="0"/>
          </w:rPr>
          <w:t xml:space="preserve">a slashed 5 figure to denote a diminished 5th interval</w:t>
        </w:r>
      </w:hyperlink>
      <w:r w:rsidDel="00000000" w:rsidR="00000000" w:rsidRPr="00000000">
        <w:rPr>
          <w:rFonts w:ascii="Open Sans" w:cs="Open Sans" w:eastAsia="Open Sans" w:hAnsi="Open Sans"/>
          <w:color w:val="555555"/>
          <w:sz w:val="24"/>
          <w:szCs w:val="24"/>
          <w:rtl w:val="0"/>
        </w:rPr>
        <w:t xml:space="preserve">, teaching slashed figures as raised intervals may lead to confusion should the student choose to pursue historical performance practice.) These samples represent a second stage in the development of the students’ skills as it omits figures 3 and 5 except when they are altered. For example, when a figure 7 is used alone, it is to be understood that diatonic interval of fifth and third is implied.</w:t>
      </w:r>
    </w:p>
    <w:p w:rsidR="00000000" w:rsidDel="00000000" w:rsidP="00000000" w:rsidRDefault="00000000" w:rsidRPr="00000000">
      <w:pPr>
        <w:pStyle w:val="Heading1"/>
        <w:spacing w:after="0" w:before="240" w:line="480" w:lineRule="auto"/>
        <w:contextualSpacing w:val="0"/>
      </w:pPr>
      <w:r w:rsidDel="00000000" w:rsidR="00000000" w:rsidRPr="00000000">
        <w:rPr>
          <w:rFonts w:ascii="Open Sans" w:cs="Open Sans" w:eastAsia="Open Sans" w:hAnsi="Open Sans"/>
          <w:b w:val="1"/>
          <w:color w:val="555555"/>
          <w:sz w:val="28"/>
          <w:szCs w:val="28"/>
          <w:rtl w:val="0"/>
        </w:rPr>
        <w:t xml:space="preserve">Using the Method for Baroque Improvisation</w:t>
      </w:r>
    </w:p>
    <w:p w:rsidR="00000000" w:rsidDel="00000000" w:rsidP="00000000" w:rsidRDefault="00000000" w:rsidRPr="00000000">
      <w:pPr>
        <w:spacing w:after="240" w:line="480" w:lineRule="auto"/>
        <w:ind w:firstLine="720"/>
        <w:contextualSpacing w:val="0"/>
      </w:pPr>
      <w:r w:rsidDel="00000000" w:rsidR="00000000" w:rsidRPr="00000000">
        <w:rPr>
          <w:rFonts w:ascii="Open Sans" w:cs="Open Sans" w:eastAsia="Open Sans" w:hAnsi="Open Sans"/>
          <w:color w:val="555555"/>
          <w:sz w:val="24"/>
          <w:szCs w:val="24"/>
          <w:rtl w:val="0"/>
        </w:rPr>
        <w:t xml:space="preserve">Treating figured bass as hollowed-out lead sheet symbols opens up a possibility to bring pedagogical methods for jazz improvisation into the teaching of baroque improvisation. Instead of teaching strict counterpoint rules, </w:t>
      </w:r>
      <w:hyperlink r:id="rId15">
        <w:r w:rsidDel="00000000" w:rsidR="00000000" w:rsidRPr="00000000">
          <w:rPr>
            <w:rFonts w:ascii="Open Sans" w:cs="Open Sans" w:eastAsia="Open Sans" w:hAnsi="Open Sans"/>
            <w:color w:val="1155cc"/>
            <w:sz w:val="24"/>
            <w:szCs w:val="24"/>
            <w:u w:val="single"/>
            <w:rtl w:val="0"/>
          </w:rPr>
          <w:t xml:space="preserve">Richard Hermann’s</w:t>
        </w:r>
      </w:hyperlink>
      <w:r w:rsidDel="00000000" w:rsidR="00000000" w:rsidRPr="00000000">
        <w:rPr>
          <w:rFonts w:ascii="Open Sans" w:cs="Open Sans" w:eastAsia="Open Sans" w:hAnsi="Open Sans"/>
          <w:color w:val="555555"/>
          <w:sz w:val="24"/>
          <w:szCs w:val="24"/>
          <w:rtl w:val="0"/>
        </w:rPr>
        <w:t xml:space="preserve"> and </w:t>
      </w:r>
      <w:hyperlink r:id="rId16">
        <w:r w:rsidDel="00000000" w:rsidR="00000000" w:rsidRPr="00000000">
          <w:rPr>
            <w:rFonts w:ascii="Open Sans" w:cs="Open Sans" w:eastAsia="Open Sans" w:hAnsi="Open Sans"/>
            <w:color w:val="1155cc"/>
            <w:sz w:val="24"/>
            <w:szCs w:val="24"/>
            <w:u w:val="single"/>
            <w:rtl w:val="0"/>
          </w:rPr>
          <w:t xml:space="preserve">Keith Salley’s</w:t>
        </w:r>
      </w:hyperlink>
      <w:r w:rsidDel="00000000" w:rsidR="00000000" w:rsidRPr="00000000">
        <w:rPr>
          <w:rFonts w:ascii="Open Sans" w:cs="Open Sans" w:eastAsia="Open Sans" w:hAnsi="Open Sans"/>
          <w:color w:val="555555"/>
          <w:sz w:val="24"/>
          <w:szCs w:val="24"/>
          <w:rtl w:val="0"/>
        </w:rPr>
        <w:t xml:space="preserve"> research on jazz improvisation works particularly well because their methods do not rely on jazz-specific </w:t>
      </w:r>
      <w:hyperlink r:id="rId17">
        <w:r w:rsidDel="00000000" w:rsidR="00000000" w:rsidRPr="00000000">
          <w:rPr>
            <w:rFonts w:ascii="Open Sans" w:cs="Open Sans" w:eastAsia="Open Sans" w:hAnsi="Open Sans"/>
            <w:color w:val="1155cc"/>
            <w:sz w:val="24"/>
            <w:szCs w:val="24"/>
            <w:u w:val="single"/>
            <w:rtl w:val="0"/>
          </w:rPr>
          <w:t xml:space="preserve">“chord-scale theory.”</w:t>
        </w:r>
      </w:hyperlink>
      <w:r w:rsidDel="00000000" w:rsidR="00000000" w:rsidRPr="00000000">
        <w:rPr>
          <w:rFonts w:ascii="Open Sans" w:cs="Open Sans" w:eastAsia="Open Sans" w:hAnsi="Open Sans"/>
          <w:color w:val="555555"/>
          <w:sz w:val="24"/>
          <w:szCs w:val="24"/>
          <w:rtl w:val="0"/>
        </w:rPr>
        <w:t xml:space="preserve"> (Salley’s article provides a representative sampling of the jazz textbooks that feature the chord-scale theory.) Instead, both theorists approach jazz improvisation according to different structural levels in a manner similar to species counterpoint.</w:t>
      </w:r>
    </w:p>
    <w:p w:rsidR="00000000" w:rsidDel="00000000" w:rsidP="00000000" w:rsidRDefault="00000000" w:rsidRPr="00000000">
      <w:pPr>
        <w:spacing w:after="240" w:line="480" w:lineRule="auto"/>
        <w:ind w:firstLine="720"/>
        <w:contextualSpacing w:val="0"/>
      </w:pPr>
      <w:r w:rsidDel="00000000" w:rsidR="00000000" w:rsidRPr="00000000">
        <w:rPr>
          <w:rFonts w:ascii="Open Sans" w:cs="Open Sans" w:eastAsia="Open Sans" w:hAnsi="Open Sans"/>
          <w:color w:val="555555"/>
          <w:sz w:val="24"/>
          <w:szCs w:val="24"/>
          <w:rtl w:val="0"/>
        </w:rPr>
        <w:t xml:space="preserve">Figured bass, understood as hollowed-out lead sheet symbols, can replace the roles that the chord symbols played in Hermann’s and Salley’s methods. T</w:t>
      </w:r>
      <w:r w:rsidDel="00000000" w:rsidR="00000000" w:rsidRPr="00000000">
        <w:rPr>
          <w:rFonts w:ascii="Open Sans" w:cs="Open Sans" w:eastAsia="Open Sans" w:hAnsi="Open Sans"/>
          <w:color w:val="555555"/>
          <w:sz w:val="24"/>
          <w:szCs w:val="24"/>
          <w:rtl w:val="0"/>
        </w:rPr>
        <w:t xml:space="preserve">he remainder of this article</w:t>
      </w:r>
      <w:r w:rsidDel="00000000" w:rsidR="00000000" w:rsidRPr="00000000">
        <w:rPr>
          <w:rFonts w:ascii="Open Sans" w:cs="Open Sans" w:eastAsia="Open Sans" w:hAnsi="Open Sans"/>
          <w:color w:val="555555"/>
          <w:sz w:val="24"/>
          <w:szCs w:val="24"/>
          <w:rtl w:val="0"/>
        </w:rPr>
        <w:t xml:space="preserve"> demonstrates how Hermann’s and Salley’s methods might be implemented to introduce baroque improvisation.</w:t>
      </w:r>
      <w:r w:rsidDel="00000000" w:rsidR="00000000" w:rsidRPr="00000000">
        <w:rPr>
          <w:rFonts w:ascii="Open Sans" w:cs="Open Sans" w:eastAsia="Open Sans" w:hAnsi="Open Sans"/>
          <w:color w:val="555555"/>
          <w:sz w:val="24"/>
          <w:szCs w:val="24"/>
          <w:rtl w:val="0"/>
        </w:rPr>
        <w:t xml:space="preserve"> </w:t>
      </w:r>
      <w:r w:rsidDel="00000000" w:rsidR="00000000" w:rsidRPr="00000000">
        <w:rPr>
          <w:rFonts w:ascii="Open Sans" w:cs="Open Sans" w:eastAsia="Open Sans" w:hAnsi="Open Sans"/>
          <w:color w:val="555555"/>
          <w:sz w:val="24"/>
          <w:szCs w:val="24"/>
          <w:rtl w:val="0"/>
        </w:rPr>
        <w:t xml:space="preserve">The purpose of this demonstration is to show that figured bass realization can be introduced after students learn keys, scales, and intervals, and before Roman numerals.</w:t>
      </w:r>
      <w:r w:rsidDel="00000000" w:rsidR="00000000" w:rsidRPr="00000000">
        <w:rPr>
          <w:rtl w:val="0"/>
        </w:rPr>
      </w:r>
    </w:p>
    <w:p w:rsidR="00000000" w:rsidDel="00000000" w:rsidP="00000000" w:rsidRDefault="00000000" w:rsidRPr="00000000">
      <w:pPr>
        <w:spacing w:after="240" w:line="480" w:lineRule="auto"/>
        <w:ind w:firstLine="720"/>
        <w:contextualSpacing w:val="0"/>
      </w:pPr>
      <w:r w:rsidDel="00000000" w:rsidR="00000000" w:rsidRPr="00000000">
        <w:rPr>
          <w:rFonts w:ascii="Open Sans" w:cs="Open Sans" w:eastAsia="Open Sans" w:hAnsi="Open Sans"/>
          <w:color w:val="555555"/>
          <w:sz w:val="24"/>
          <w:szCs w:val="24"/>
          <w:rtl w:val="0"/>
        </w:rPr>
        <w:t xml:space="preserve">As an introduction, a student can realize a figured bass that outlines a common melody as presented in Example 5. At this stage, the students can play the </w:t>
      </w:r>
      <w:r w:rsidDel="00000000" w:rsidR="00000000" w:rsidRPr="00000000">
        <w:rPr>
          <w:rFonts w:ascii="Open Sans" w:cs="Open Sans" w:eastAsia="Open Sans" w:hAnsi="Open Sans"/>
          <w:color w:val="555555"/>
          <w:sz w:val="24"/>
          <w:szCs w:val="24"/>
          <w:rtl w:val="0"/>
        </w:rPr>
        <w:t xml:space="preserve">bass line</w:t>
      </w:r>
      <w:r w:rsidDel="00000000" w:rsidR="00000000" w:rsidRPr="00000000">
        <w:rPr>
          <w:rFonts w:ascii="Open Sans" w:cs="Open Sans" w:eastAsia="Open Sans" w:hAnsi="Open Sans"/>
          <w:color w:val="555555"/>
          <w:sz w:val="24"/>
          <w:szCs w:val="24"/>
          <w:rtl w:val="0"/>
        </w:rPr>
        <w:t xml:space="preserve"> with the left hand while playing the implied melody with the right. This is analogous to Hermann’s treatment of the principal bass notes of the harmonies (i.e., the letters of lead sheet symbols) as </w:t>
      </w:r>
      <w:r w:rsidDel="00000000" w:rsidR="00000000" w:rsidRPr="00000000">
        <w:rPr>
          <w:rFonts w:ascii="Open Sans" w:cs="Open Sans" w:eastAsia="Open Sans" w:hAnsi="Open Sans"/>
          <w:i w:val="1"/>
          <w:color w:val="555555"/>
          <w:sz w:val="24"/>
          <w:szCs w:val="24"/>
          <w:rtl w:val="0"/>
        </w:rPr>
        <w:t xml:space="preserve">cantus firmus</w:t>
      </w:r>
      <w:r w:rsidDel="00000000" w:rsidR="00000000" w:rsidRPr="00000000">
        <w:rPr>
          <w:rFonts w:ascii="Open Sans" w:cs="Open Sans" w:eastAsia="Open Sans" w:hAnsi="Open Sans"/>
          <w:color w:val="555555"/>
          <w:sz w:val="24"/>
          <w:szCs w:val="24"/>
          <w:rtl w:val="0"/>
        </w:rPr>
        <w:t xml:space="preserve">. The instructor can emphasize that although the numbers may seem to leap at times, due to the moving bass line the students can find a mostly conjunct melody in the right hand. The students can also form </w:t>
      </w:r>
      <w:r w:rsidDel="00000000" w:rsidR="00000000" w:rsidRPr="00000000">
        <w:rPr>
          <w:rFonts w:ascii="Open Sans" w:cs="Open Sans" w:eastAsia="Open Sans" w:hAnsi="Open Sans"/>
          <w:color w:val="555555"/>
          <w:sz w:val="24"/>
          <w:szCs w:val="24"/>
          <w:rtl w:val="0"/>
        </w:rPr>
        <w:t xml:space="preserve">pair</w:t>
      </w:r>
      <w:r w:rsidDel="00000000" w:rsidR="00000000" w:rsidRPr="00000000">
        <w:rPr>
          <w:rFonts w:ascii="Open Sans" w:cs="Open Sans" w:eastAsia="Open Sans" w:hAnsi="Open Sans"/>
          <w:color w:val="555555"/>
          <w:sz w:val="24"/>
          <w:szCs w:val="24"/>
          <w:rtl w:val="0"/>
        </w:rPr>
        <w:t xml:space="preserve">s and take turns playing the </w:t>
      </w:r>
      <w:r w:rsidDel="00000000" w:rsidR="00000000" w:rsidRPr="00000000">
        <w:rPr>
          <w:rFonts w:ascii="Open Sans" w:cs="Open Sans" w:eastAsia="Open Sans" w:hAnsi="Open Sans"/>
          <w:color w:val="555555"/>
          <w:sz w:val="24"/>
          <w:szCs w:val="24"/>
          <w:rtl w:val="0"/>
        </w:rPr>
        <w:t xml:space="preserve">bass lines</w:t>
      </w:r>
      <w:r w:rsidDel="00000000" w:rsidR="00000000" w:rsidRPr="00000000">
        <w:rPr>
          <w:rFonts w:ascii="Open Sans" w:cs="Open Sans" w:eastAsia="Open Sans" w:hAnsi="Open Sans"/>
          <w:color w:val="555555"/>
          <w:sz w:val="24"/>
          <w:szCs w:val="24"/>
          <w:rtl w:val="0"/>
        </w:rPr>
        <w:t xml:space="preserve"> and realizing the figures.</w:t>
      </w:r>
    </w:p>
    <w:tbl>
      <w:tblPr>
        <w:tblStyle w:val="Table5"/>
        <w:bidi w:val="0"/>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0"/>
        <w:tblGridChange w:id="0">
          <w:tblGrid>
            <w:gridCol w:w="9330"/>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Open Sans" w:cs="Open Sans" w:eastAsia="Open Sans" w:hAnsi="Open Sans"/>
                <w:b w:val="1"/>
                <w:color w:val="555555"/>
                <w:sz w:val="20"/>
                <w:szCs w:val="20"/>
                <w:rtl w:val="0"/>
              </w:rPr>
              <w:t xml:space="preserve">Example 5. </w:t>
            </w:r>
            <w:r w:rsidDel="00000000" w:rsidR="00000000" w:rsidRPr="00000000">
              <w:rPr>
                <w:rFonts w:ascii="Open Sans" w:cs="Open Sans" w:eastAsia="Open Sans" w:hAnsi="Open Sans"/>
                <w:i w:val="1"/>
                <w:color w:val="555555"/>
                <w:sz w:val="20"/>
                <w:szCs w:val="20"/>
                <w:rtl w:val="0"/>
              </w:rPr>
              <w:t xml:space="preserve">“Twinkle, Twinkle, Little Star” in as figured bass, to be realized as two-voice counterpoint</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0" distT="0" distL="0" distR="0">
                  <wp:extent cx="5795963" cy="928840"/>
                  <wp:effectExtent b="0" l="0" r="0" t="0"/>
                  <wp:docPr id="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95963" cy="928840"/>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after="240" w:line="480" w:lineRule="auto"/>
        <w:ind w:firstLine="720"/>
        <w:contextualSpacing w:val="0"/>
      </w:pPr>
      <w:r w:rsidDel="00000000" w:rsidR="00000000" w:rsidRPr="00000000">
        <w:rPr>
          <w:rFonts w:ascii="Open Sans" w:cs="Open Sans" w:eastAsia="Open Sans" w:hAnsi="Open Sans"/>
          <w:color w:val="555555"/>
          <w:sz w:val="24"/>
          <w:szCs w:val="24"/>
          <w:rtl w:val="0"/>
        </w:rPr>
        <w:t xml:space="preserve">Combined</w:t>
      </w:r>
      <w:r w:rsidDel="00000000" w:rsidR="00000000" w:rsidRPr="00000000">
        <w:rPr>
          <w:rFonts w:ascii="Open Sans" w:cs="Open Sans" w:eastAsia="Open Sans" w:hAnsi="Open Sans"/>
          <w:color w:val="555555"/>
          <w:sz w:val="24"/>
          <w:szCs w:val="24"/>
          <w:rtl w:val="0"/>
        </w:rPr>
        <w:t xml:space="preserve"> with the knowledge of the major and minor scale, the instructor can proceed with more rigorous improvisation. For this demonstration, I will use an excerpt from Marin Marais’s “Minuet” from </w:t>
      </w:r>
      <w:r w:rsidDel="00000000" w:rsidR="00000000" w:rsidRPr="00000000">
        <w:rPr>
          <w:rFonts w:ascii="Open Sans" w:cs="Open Sans" w:eastAsia="Open Sans" w:hAnsi="Open Sans"/>
          <w:i w:val="1"/>
          <w:color w:val="555555"/>
          <w:sz w:val="24"/>
          <w:szCs w:val="24"/>
          <w:rtl w:val="0"/>
        </w:rPr>
        <w:t xml:space="preserve">Pièces de Viole, Livre V</w:t>
      </w:r>
      <w:r w:rsidDel="00000000" w:rsidR="00000000" w:rsidRPr="00000000">
        <w:rPr>
          <w:rFonts w:ascii="Open Sans" w:cs="Open Sans" w:eastAsia="Open Sans" w:hAnsi="Open Sans"/>
          <w:color w:val="555555"/>
          <w:sz w:val="24"/>
          <w:szCs w:val="24"/>
          <w:rtl w:val="0"/>
        </w:rPr>
        <w:t xml:space="preserve">, No. 36 (Example 6). As a first step, the student can tell what note to play immediately just by counting intervals from the bass note similar to Example 5. The students can realize the excerpt with full chordal harmony by adding omitted figures. For example, add a third for the written figures 6 or 6/5, add a fifth for figure 4, and add a third and a fifth when there is no figure. The student can write the figures or just add them in their playing without actually writing them down on the score. A possible realization should resemble Example 7. From this point, the instructor can point out the two cadences (mm.4 and 8) and the Roman numerals associated with them (i.e., I and V).</w:t>
      </w:r>
    </w:p>
    <w:tbl>
      <w:tblPr>
        <w:tblStyle w:val="Table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Open Sans" w:cs="Open Sans" w:eastAsia="Open Sans" w:hAnsi="Open Sans"/>
                <w:b w:val="1"/>
                <w:color w:val="555555"/>
                <w:sz w:val="20"/>
                <w:szCs w:val="20"/>
                <w:rtl w:val="0"/>
              </w:rPr>
              <w:t xml:space="preserve">Example 6. </w:t>
            </w:r>
            <w:r w:rsidDel="00000000" w:rsidR="00000000" w:rsidRPr="00000000">
              <w:rPr>
                <w:rFonts w:ascii="Open Sans" w:cs="Open Sans" w:eastAsia="Open Sans" w:hAnsi="Open Sans"/>
                <w:i w:val="1"/>
                <w:color w:val="555555"/>
                <w:sz w:val="20"/>
                <w:szCs w:val="20"/>
                <w:rtl w:val="0"/>
              </w:rPr>
              <w:t xml:space="preserve">Marin Marais’s “Minuet” from </w:t>
            </w:r>
            <w:r w:rsidDel="00000000" w:rsidR="00000000" w:rsidRPr="00000000">
              <w:rPr>
                <w:rFonts w:ascii="Open Sans" w:cs="Open Sans" w:eastAsia="Open Sans" w:hAnsi="Open Sans"/>
                <w:color w:val="555555"/>
                <w:sz w:val="20"/>
                <w:szCs w:val="20"/>
                <w:rtl w:val="0"/>
              </w:rPr>
              <w:t xml:space="preserve">Pièces de Viole</w:t>
            </w:r>
            <w:r w:rsidDel="00000000" w:rsidR="00000000" w:rsidRPr="00000000">
              <w:rPr>
                <w:rFonts w:ascii="Open Sans" w:cs="Open Sans" w:eastAsia="Open Sans" w:hAnsi="Open Sans"/>
                <w:i w:val="1"/>
                <w:color w:val="555555"/>
                <w:sz w:val="20"/>
                <w:szCs w:val="20"/>
                <w:rtl w:val="0"/>
              </w:rPr>
              <w:t xml:space="preserve">, Livre V, No. 36 (mm. 1-8)</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0" distT="0" distL="114300" distR="114300">
                  <wp:extent cx="5804101" cy="766763"/>
                  <wp:effectExtent b="0" l="0" r="0" t="0"/>
                  <wp:docPr descr="FiguredBassJazz_ex03-1" id="6" name="image14.png"/>
                  <a:graphic>
                    <a:graphicData uri="http://schemas.openxmlformats.org/drawingml/2006/picture">
                      <pic:pic>
                        <pic:nvPicPr>
                          <pic:cNvPr descr="FiguredBassJazz_ex03-1" id="0" name="image14.png"/>
                          <pic:cNvPicPr preferRelativeResize="0"/>
                        </pic:nvPicPr>
                        <pic:blipFill>
                          <a:blip r:embed="rId19"/>
                          <a:srcRect b="0" l="0" r="0" t="0"/>
                          <a:stretch>
                            <a:fillRect/>
                          </a:stretch>
                        </pic:blipFill>
                        <pic:spPr>
                          <a:xfrm>
                            <a:off x="0" y="0"/>
                            <a:ext cx="5804101" cy="766763"/>
                          </a:xfrm>
                          <a:prstGeom prst="rect"/>
                          <a:ln/>
                        </pic:spPr>
                      </pic:pic>
                    </a:graphicData>
                  </a:graphic>
                </wp:inline>
              </w:drawing>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Open Sans" w:cs="Open Sans" w:eastAsia="Open Sans" w:hAnsi="Open Sans"/>
                <w:b w:val="1"/>
                <w:color w:val="555555"/>
                <w:sz w:val="20"/>
                <w:szCs w:val="20"/>
                <w:rtl w:val="0"/>
              </w:rPr>
              <w:t xml:space="preserve">Example 7. </w:t>
            </w:r>
            <w:r w:rsidDel="00000000" w:rsidR="00000000" w:rsidRPr="00000000">
              <w:rPr>
                <w:rFonts w:ascii="Open Sans" w:cs="Open Sans" w:eastAsia="Open Sans" w:hAnsi="Open Sans"/>
                <w:i w:val="1"/>
                <w:color w:val="555555"/>
                <w:sz w:val="20"/>
                <w:szCs w:val="20"/>
                <w:rtl w:val="0"/>
              </w:rPr>
              <w:t xml:space="preserve">Possible realization of Example 6</w:t>
            </w:r>
            <w:r w:rsidDel="00000000" w:rsidR="00000000" w:rsidRPr="00000000">
              <w:rPr>
                <w:rFonts w:ascii="Open Sans" w:cs="Open Sans" w:eastAsia="Open Sans" w:hAnsi="Open Sans"/>
                <w:i w:val="1"/>
                <w:color w:val="555555"/>
                <w:sz w:val="20"/>
                <w:szCs w:val="20"/>
                <w:rtl w:val="0"/>
              </w:rPr>
              <w:t xml:space="preserve">.</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5800725" cy="1200150"/>
                  <wp:effectExtent b="0" l="0" r="0" t="0"/>
                  <wp:docPr id="4" name="image12.png"/>
                  <a:graphic>
                    <a:graphicData uri="http://schemas.openxmlformats.org/drawingml/2006/picture">
                      <pic:pic>
                        <pic:nvPicPr>
                          <pic:cNvPr id="0" name="image12.png"/>
                          <pic:cNvPicPr preferRelativeResize="0"/>
                        </pic:nvPicPr>
                        <pic:blipFill>
                          <a:blip r:embed="rId20"/>
                          <a:srcRect b="0" l="0" r="0" t="17105"/>
                          <a:stretch>
                            <a:fillRect/>
                          </a:stretch>
                        </pic:blipFill>
                        <pic:spPr>
                          <a:xfrm>
                            <a:off x="0" y="0"/>
                            <a:ext cx="5800725" cy="1200150"/>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after="240" w:line="480" w:lineRule="auto"/>
        <w:ind w:firstLine="720"/>
        <w:contextualSpacing w:val="0"/>
      </w:pPr>
      <w:r w:rsidDel="00000000" w:rsidR="00000000" w:rsidRPr="00000000">
        <w:rPr>
          <w:rFonts w:ascii="Open Sans" w:cs="Open Sans" w:eastAsia="Open Sans" w:hAnsi="Open Sans"/>
          <w:color w:val="555555"/>
          <w:sz w:val="24"/>
          <w:szCs w:val="24"/>
          <w:rtl w:val="0"/>
        </w:rPr>
        <w:t xml:space="preserve">By now, the students can start constructing a framework for melodic improvisation by choosing one note from the realization for each beat with the goal of creating a smooth melodic line (Example 8). This step is analogous to Salley’s “species one” which instructs students to create conjunct motion by using chord tones exclusively. This melodic realization can also be implemented as a group activity in which one student plays the bassline and the other plays the melody. An instructor can even let the entire class play their realizations simultaneously. Students can improvise further by adding passing and neighbor tones (Example 9). From here on, should the instructors choose to continue teaching improvisation, they can draw from </w:t>
      </w:r>
      <w:hyperlink r:id="rId21">
        <w:r w:rsidDel="00000000" w:rsidR="00000000" w:rsidRPr="00000000">
          <w:rPr>
            <w:rFonts w:ascii="Open Sans" w:cs="Open Sans" w:eastAsia="Open Sans" w:hAnsi="Open Sans"/>
            <w:color w:val="1155cc"/>
            <w:sz w:val="24"/>
            <w:szCs w:val="24"/>
            <w:u w:val="single"/>
            <w:rtl w:val="0"/>
          </w:rPr>
          <w:t xml:space="preserve">Dariusz Terefenko’s</w:t>
        </w:r>
      </w:hyperlink>
      <w:r w:rsidDel="00000000" w:rsidR="00000000" w:rsidRPr="00000000">
        <w:rPr>
          <w:rFonts w:ascii="Open Sans" w:cs="Open Sans" w:eastAsia="Open Sans" w:hAnsi="Open Sans"/>
          <w:color w:val="555555"/>
          <w:sz w:val="24"/>
          <w:szCs w:val="24"/>
          <w:rtl w:val="0"/>
        </w:rPr>
        <w:t xml:space="preserve"> method</w:t>
      </w:r>
      <w:r w:rsidDel="00000000" w:rsidR="00000000" w:rsidRPr="00000000">
        <w:rPr>
          <w:rFonts w:ascii="Open Sans" w:cs="Open Sans" w:eastAsia="Open Sans" w:hAnsi="Open Sans"/>
          <w:color w:val="ff0000"/>
          <w:sz w:val="24"/>
          <w:szCs w:val="24"/>
          <w:rtl w:val="0"/>
        </w:rPr>
        <w:t xml:space="preserve">,</w:t>
      </w:r>
      <w:r w:rsidDel="00000000" w:rsidR="00000000" w:rsidRPr="00000000">
        <w:rPr>
          <w:rFonts w:ascii="Open Sans" w:cs="Open Sans" w:eastAsia="Open Sans" w:hAnsi="Open Sans"/>
          <w:color w:val="555555"/>
          <w:sz w:val="24"/>
          <w:szCs w:val="24"/>
          <w:rtl w:val="0"/>
        </w:rPr>
        <w:t xml:space="preserve"> which begins from a simple one-to-one counterpoint and ends with imitative counterpoint in three voices.</w:t>
      </w:r>
    </w:p>
    <w:tbl>
      <w:tblPr>
        <w:tblStyle w:val="Table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Open Sans" w:cs="Open Sans" w:eastAsia="Open Sans" w:hAnsi="Open Sans"/>
                <w:b w:val="1"/>
                <w:color w:val="555555"/>
                <w:sz w:val="20"/>
                <w:szCs w:val="20"/>
                <w:rtl w:val="0"/>
              </w:rPr>
              <w:t xml:space="preserve">Example 8. </w:t>
            </w:r>
            <w:r w:rsidDel="00000000" w:rsidR="00000000" w:rsidRPr="00000000">
              <w:rPr>
                <w:rFonts w:ascii="Open Sans" w:cs="Open Sans" w:eastAsia="Open Sans" w:hAnsi="Open Sans"/>
                <w:i w:val="1"/>
                <w:color w:val="555555"/>
                <w:sz w:val="20"/>
                <w:szCs w:val="20"/>
                <w:rtl w:val="0"/>
              </w:rPr>
              <w:t xml:space="preserve">“Species one” realization of Example 7.</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5810250" cy="1562100"/>
                  <wp:effectExtent b="0" l="0" r="0" t="0"/>
                  <wp:docPr id="1" name="image01.png"/>
                  <a:graphic>
                    <a:graphicData uri="http://schemas.openxmlformats.org/drawingml/2006/picture">
                      <pic:pic>
                        <pic:nvPicPr>
                          <pic:cNvPr id="0" name="image01.png"/>
                          <pic:cNvPicPr preferRelativeResize="0"/>
                        </pic:nvPicPr>
                        <pic:blipFill>
                          <a:blip r:embed="rId22"/>
                          <a:srcRect b="0" l="0" r="0" t="0"/>
                          <a:stretch>
                            <a:fillRect/>
                          </a:stretch>
                        </pic:blipFill>
                        <pic:spPr>
                          <a:xfrm>
                            <a:off x="0" y="0"/>
                            <a:ext cx="5810250" cy="1562100"/>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Open Sans" w:cs="Open Sans" w:eastAsia="Open Sans" w:hAnsi="Open Sans"/>
                <w:b w:val="1"/>
                <w:color w:val="555555"/>
                <w:sz w:val="20"/>
                <w:szCs w:val="20"/>
                <w:rtl w:val="0"/>
              </w:rPr>
              <w:t xml:space="preserve">Example 9. </w:t>
            </w:r>
            <w:r w:rsidDel="00000000" w:rsidR="00000000" w:rsidRPr="00000000">
              <w:rPr>
                <w:rFonts w:ascii="Open Sans" w:cs="Open Sans" w:eastAsia="Open Sans" w:hAnsi="Open Sans"/>
                <w:i w:val="1"/>
                <w:color w:val="555555"/>
                <w:sz w:val="20"/>
                <w:szCs w:val="20"/>
                <w:rtl w:val="0"/>
              </w:rPr>
              <w:t xml:space="preserve">Further improvisation of Example 8 with passing and neighbor tones.</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5810250" cy="1612900"/>
                  <wp:effectExtent b="0" l="0" r="0" t="0"/>
                  <wp:docPr id="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810250" cy="1612900"/>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after="240" w:line="480" w:lineRule="auto"/>
        <w:ind w:left="0" w:firstLine="0"/>
        <w:contextualSpacing w:val="0"/>
      </w:pPr>
      <w:r w:rsidDel="00000000" w:rsidR="00000000" w:rsidRPr="00000000">
        <w:rPr>
          <w:rFonts w:ascii="Open Sans" w:cs="Open Sans" w:eastAsia="Open Sans" w:hAnsi="Open Sans"/>
          <w:color w:val="555555"/>
          <w:sz w:val="24"/>
          <w:szCs w:val="24"/>
          <w:rtl w:val="0"/>
        </w:rPr>
        <w:tab/>
      </w:r>
    </w:p>
    <w:p w:rsidR="00000000" w:rsidDel="00000000" w:rsidP="00000000" w:rsidRDefault="00000000" w:rsidRPr="00000000">
      <w:pPr>
        <w:pStyle w:val="Heading1"/>
        <w:spacing w:after="0" w:before="240" w:line="480" w:lineRule="auto"/>
        <w:contextualSpacing w:val="0"/>
      </w:pPr>
      <w:r w:rsidDel="00000000" w:rsidR="00000000" w:rsidRPr="00000000">
        <w:rPr>
          <w:rFonts w:ascii="Open Sans" w:cs="Open Sans" w:eastAsia="Open Sans" w:hAnsi="Open Sans"/>
          <w:b w:val="1"/>
          <w:color w:val="555555"/>
          <w:sz w:val="28"/>
          <w:szCs w:val="28"/>
          <w:rtl w:val="0"/>
        </w:rPr>
        <w:t xml:space="preserve">Conclusion</w:t>
      </w:r>
    </w:p>
    <w:p w:rsidR="00000000" w:rsidDel="00000000" w:rsidP="00000000" w:rsidRDefault="00000000" w:rsidRPr="00000000">
      <w:pPr>
        <w:spacing w:after="240" w:line="480" w:lineRule="auto"/>
        <w:ind w:firstLine="720"/>
        <w:contextualSpacing w:val="0"/>
      </w:pPr>
      <w:bookmarkStart w:colFirst="0" w:colLast="0" w:name="h.7n74z466gb3t" w:id="0"/>
      <w:bookmarkEnd w:id="0"/>
      <w:r w:rsidDel="00000000" w:rsidR="00000000" w:rsidRPr="00000000">
        <w:rPr>
          <w:rFonts w:ascii="Open Sans" w:cs="Open Sans" w:eastAsia="Open Sans" w:hAnsi="Open Sans"/>
          <w:color w:val="555555"/>
          <w:sz w:val="24"/>
          <w:szCs w:val="24"/>
          <w:rtl w:val="0"/>
        </w:rPr>
        <w:t xml:space="preserve">The method I present in this article aims at building a stronger practical foundation early in the music theory curriculum. This approach complements </w:t>
      </w:r>
      <w:hyperlink r:id="rId24">
        <w:r w:rsidDel="00000000" w:rsidR="00000000" w:rsidRPr="00000000">
          <w:rPr>
            <w:rFonts w:ascii="Open Sans" w:cs="Open Sans" w:eastAsia="Open Sans" w:hAnsi="Open Sans"/>
            <w:color w:val="1155cc"/>
            <w:sz w:val="24"/>
            <w:szCs w:val="24"/>
            <w:u w:val="single"/>
            <w:rtl w:val="0"/>
          </w:rPr>
          <w:t xml:space="preserve">Open Music Theory,</w:t>
        </w:r>
      </w:hyperlink>
      <w:r w:rsidDel="00000000" w:rsidR="00000000" w:rsidRPr="00000000">
        <w:rPr>
          <w:rFonts w:ascii="Open Sans" w:cs="Open Sans" w:eastAsia="Open Sans" w:hAnsi="Open Sans"/>
          <w:color w:val="555555"/>
          <w:sz w:val="24"/>
          <w:szCs w:val="24"/>
          <w:rtl w:val="0"/>
        </w:rPr>
        <w:t xml:space="preserve"> which introduces figured bass early</w:t>
      </w:r>
      <w:r w:rsidDel="00000000" w:rsidR="00000000" w:rsidRPr="00000000">
        <w:rPr>
          <w:rFonts w:ascii="Open Sans" w:cs="Open Sans" w:eastAsia="Open Sans" w:hAnsi="Open Sans"/>
          <w:color w:val="555555"/>
          <w:sz w:val="24"/>
          <w:szCs w:val="24"/>
          <w:rtl w:val="0"/>
        </w:rPr>
        <w:t xml:space="preserve">.</w:t>
      </w:r>
      <w:r w:rsidDel="00000000" w:rsidR="00000000" w:rsidRPr="00000000">
        <w:rPr>
          <w:rFonts w:ascii="Open Sans" w:cs="Open Sans" w:eastAsia="Open Sans" w:hAnsi="Open Sans"/>
          <w:color w:val="555555"/>
          <w:sz w:val="24"/>
          <w:szCs w:val="24"/>
          <w:rtl w:val="0"/>
        </w:rPr>
        <w:t xml:space="preserve"> I</w:t>
      </w:r>
      <w:r w:rsidDel="00000000" w:rsidR="00000000" w:rsidRPr="00000000">
        <w:rPr>
          <w:rFonts w:ascii="Open Sans" w:cs="Open Sans" w:eastAsia="Open Sans" w:hAnsi="Open Sans"/>
          <w:color w:val="555555"/>
          <w:sz w:val="24"/>
          <w:szCs w:val="24"/>
          <w:rtl w:val="0"/>
        </w:rPr>
        <w:t xml:space="preserve">n particular</w:t>
      </w:r>
      <w:r w:rsidDel="00000000" w:rsidR="00000000" w:rsidRPr="00000000">
        <w:rPr>
          <w:rFonts w:ascii="Open Sans" w:cs="Open Sans" w:eastAsia="Open Sans" w:hAnsi="Open Sans"/>
          <w:color w:val="555555"/>
          <w:sz w:val="24"/>
          <w:szCs w:val="24"/>
          <w:rtl w:val="0"/>
        </w:rPr>
        <w:t xml:space="preserve">,</w:t>
      </w:r>
      <w:r w:rsidDel="00000000" w:rsidR="00000000" w:rsidRPr="00000000">
        <w:rPr>
          <w:rFonts w:ascii="Open Sans" w:cs="Open Sans" w:eastAsia="Open Sans" w:hAnsi="Open Sans"/>
          <w:color w:val="555555"/>
          <w:sz w:val="24"/>
          <w:szCs w:val="24"/>
          <w:rtl w:val="0"/>
        </w:rPr>
        <w:t xml:space="preserve"> my method can precede the </w:t>
      </w:r>
      <w:hyperlink r:id="rId25">
        <w:r w:rsidDel="00000000" w:rsidR="00000000" w:rsidRPr="00000000">
          <w:rPr>
            <w:rFonts w:ascii="Open Sans" w:cs="Open Sans" w:eastAsia="Open Sans" w:hAnsi="Open Sans"/>
            <w:color w:val="1155cc"/>
            <w:sz w:val="24"/>
            <w:szCs w:val="24"/>
            <w:u w:val="single"/>
            <w:rtl w:val="0"/>
          </w:rPr>
          <w:t xml:space="preserve">“Generating Roman Numerals from a Figured Bass line”</w:t>
        </w:r>
      </w:hyperlink>
      <w:r w:rsidDel="00000000" w:rsidR="00000000" w:rsidRPr="00000000">
        <w:rPr>
          <w:rFonts w:ascii="Open Sans" w:cs="Open Sans" w:eastAsia="Open Sans" w:hAnsi="Open Sans"/>
          <w:color w:val="555555"/>
          <w:sz w:val="24"/>
          <w:szCs w:val="24"/>
          <w:rtl w:val="0"/>
        </w:rPr>
        <w:t xml:space="preserve"> chapter that helps introducing Roman numerals for the students who are familiar with figured bass.</w:t>
      </w:r>
    </w:p>
    <w:p w:rsidR="00000000" w:rsidDel="00000000" w:rsidP="00000000" w:rsidRDefault="00000000" w:rsidRPr="00000000">
      <w:pPr>
        <w:spacing w:after="240" w:line="480" w:lineRule="auto"/>
        <w:ind w:firstLine="720"/>
        <w:contextualSpacing w:val="0"/>
      </w:pPr>
      <w:bookmarkStart w:colFirst="0" w:colLast="0" w:name="h.m8v4zhkvvfk9" w:id="1"/>
      <w:bookmarkEnd w:id="1"/>
      <w:r w:rsidDel="00000000" w:rsidR="00000000" w:rsidRPr="00000000">
        <w:rPr>
          <w:rFonts w:ascii="Open Sans" w:cs="Open Sans" w:eastAsia="Open Sans" w:hAnsi="Open Sans"/>
          <w:color w:val="555555"/>
          <w:sz w:val="24"/>
          <w:szCs w:val="24"/>
          <w:rtl w:val="0"/>
        </w:rPr>
        <w:t xml:space="preserve">There are several advantages of introducing figured bass as early as this article suggests. First, in line with the </w:t>
      </w:r>
      <w:hyperlink r:id="rId26">
        <w:r w:rsidDel="00000000" w:rsidR="00000000" w:rsidRPr="00000000">
          <w:rPr>
            <w:rFonts w:ascii="Open Sans" w:cs="Open Sans" w:eastAsia="Open Sans" w:hAnsi="Open Sans"/>
            <w:color w:val="1155cc"/>
            <w:sz w:val="24"/>
            <w:szCs w:val="24"/>
            <w:u w:val="single"/>
            <w:rtl w:val="0"/>
          </w:rPr>
          <w:t xml:space="preserve">2014 CMS Manifesto,</w:t>
        </w:r>
      </w:hyperlink>
      <w:r w:rsidDel="00000000" w:rsidR="00000000" w:rsidRPr="00000000">
        <w:rPr>
          <w:rFonts w:ascii="Open Sans" w:cs="Open Sans" w:eastAsia="Open Sans" w:hAnsi="Open Sans"/>
          <w:color w:val="555555"/>
          <w:sz w:val="24"/>
          <w:szCs w:val="24"/>
          <w:rtl w:val="0"/>
        </w:rPr>
        <w:t xml:space="preserve"> this method invites improvisation among students from the beginning. More abstract harmonic understanding will arise from the experience of the improvisation rather than teaching abstract concepts first and looking for suitable examples afterwards. Second, the students are presented with the task of creating a context-sensitive melody with less fear of “breaking the rules,” because whatever mistake the students make while improvising, they can quickly correct it by changing to a pitch represented in the figures. The experience of creating music by improvisation is different from that of writing down the notes on staff paper because, in improvisation, there is no lasting evidence of the error. Also, by framing a figured bass realization as a performance activity, an instructor can assess student work and provide feedback when it is most needed. Third, both jazz and classical music students will find this method useful, albeit for different reasons. For jazz musicians, this method directly helps the recognition of chordal extensions quickly. For classical musicians, this method complements the current notation-based instruction by providing an aural instruction with the direct link to improvisation.</w:t>
      </w:r>
    </w:p>
    <w:p w:rsidR="00000000" w:rsidDel="00000000" w:rsidP="00000000" w:rsidRDefault="00000000" w:rsidRPr="00000000">
      <w:pPr>
        <w:spacing w:after="240" w:line="480" w:lineRule="auto"/>
        <w:ind w:left="0" w:firstLine="0"/>
        <w:contextualSpacing w:val="0"/>
        <w:rPr>
          <w:ins w:author="Garrett Michaelsen" w:id="0" w:date="2016-06-15T22:30:39Z"/>
        </w:rPr>
      </w:pPr>
      <w:ins w:author="Garrett Michaelsen" w:id="0" w:date="2016-06-15T22:30:39Z">
        <w:commentRangeStart w:id="17"/>
        <w:commentRangeStart w:id="17"/>
        <w:commentRangeEnd w:id="17"/>
        <w:r w:rsidDel="00000000" w:rsidR="00000000" w:rsidRPr="00000000">
          <w:commentReference w:id="17"/>
        </w:r>
        <w:r w:rsidDel="00000000" w:rsidR="00000000" w:rsidRPr="00000000">
          <w:rPr>
            <w:rFonts w:ascii="Open Sans" w:cs="Open Sans" w:eastAsia="Open Sans" w:hAnsi="Open Sans"/>
            <w:color w:val="555555"/>
            <w:sz w:val="24"/>
            <w:szCs w:val="24"/>
            <w:rtl w:val="0"/>
            <w:rPrChange w:author="Garrett Michaelsen" w:id="1" w:date="2016-06-15T22:30:39Z">
              <w:rPr>
                <w:rFonts w:ascii="Open Sans" w:cs="Open Sans" w:eastAsia="Open Sans" w:hAnsi="Open Sans"/>
                <w:color w:val="555555"/>
                <w:sz w:val="24"/>
                <w:szCs w:val="24"/>
              </w:rPr>
            </w:rPrChange>
          </w:rPr>
          <w:t xml:space="preserve">This work is copyright ⓒ2016 Joon Park and licensed under a </w:t>
        </w:r>
      </w:ins>
      <w:ins w:author="Garrett Michaelsen" w:id="0" w:date="2016-06-15T22:30:39Z">
        <w:commentRangeStart w:id="18"/>
        <w:commentRangeEnd w:id="18"/>
        <w:r w:rsidDel="00000000" w:rsidR="00000000" w:rsidRPr="00000000">
          <w:commentReference w:id="18"/>
        </w:r>
        <w:r w:rsidDel="00000000" w:rsidR="00000000" w:rsidRPr="00000000">
          <w:fldChar w:fldCharType="begin"/>
        </w:r>
        <w:r w:rsidDel="00000000" w:rsidR="00000000" w:rsidRPr="00000000">
          <w:instrText xml:space="preserve">HYPERLINK "http://creativecommons.org/licenses/by-sa/3.0/"</w:instrText>
        </w:r>
        <w:r w:rsidDel="00000000" w:rsidR="00000000" w:rsidRPr="00000000">
          <w:fldChar w:fldCharType="separate"/>
        </w:r>
        <w:r w:rsidDel="00000000" w:rsidR="00000000" w:rsidRPr="00000000">
          <w:rPr>
            <w:rFonts w:ascii="Open Sans" w:cs="Open Sans" w:eastAsia="Open Sans" w:hAnsi="Open Sans"/>
            <w:color w:val="1155cc"/>
            <w:sz w:val="24"/>
            <w:szCs w:val="24"/>
            <w:u w:val="single"/>
            <w:rtl w:val="0"/>
            <w:rPrChange w:author="Garrett Michaelsen" w:id="1" w:date="2016-06-15T22:30:39Z">
              <w:rPr>
                <w:rFonts w:ascii="Open Sans" w:cs="Open Sans" w:eastAsia="Open Sans" w:hAnsi="Open Sans"/>
                <w:color w:val="1155cc"/>
                <w:sz w:val="24"/>
                <w:szCs w:val="24"/>
                <w:u w:val="single"/>
              </w:rPr>
            </w:rPrChange>
          </w:rPr>
          <w:t xml:space="preserve">Creative Commons Attribution-ShareAlike 3.0 Unported License</w:t>
        </w:r>
        <w:r w:rsidDel="00000000" w:rsidR="00000000" w:rsidRPr="00000000">
          <w:fldChar w:fldCharType="end"/>
        </w:r>
      </w:ins>
      <w:ins w:author="Garrett Michaelsen" w:id="0" w:date="2016-06-15T22:30:39Z">
        <w:bookmarkStart w:colFirst="0" w:colLast="0" w:name="h.qsi8deug5g71" w:id="2"/>
        <w:bookmarkEnd w:id="2"/>
        <w:commentRangeStart w:id="19"/>
        <w:commentRangeEnd w:id="19"/>
        <w:r w:rsidDel="00000000" w:rsidR="00000000" w:rsidRPr="00000000">
          <w:commentReference w:id="19"/>
        </w:r>
        <w:r w:rsidDel="00000000" w:rsidR="00000000" w:rsidRPr="00000000">
          <w:rPr>
            <w:rFonts w:ascii="Open Sans" w:cs="Open Sans" w:eastAsia="Open Sans" w:hAnsi="Open Sans"/>
            <w:color w:val="555555"/>
            <w:sz w:val="24"/>
            <w:szCs w:val="24"/>
            <w:rtl w:val="0"/>
            <w:rPrChange w:author="Garrett Michaelsen" w:id="1" w:date="2016-06-15T22:30:39Z">
              <w:rPr>
                <w:rFonts w:ascii="Open Sans" w:cs="Open Sans" w:eastAsia="Open Sans" w:hAnsi="Open Sans"/>
                <w:color w:val="555555"/>
                <w:sz w:val="24"/>
                <w:szCs w:val="24"/>
              </w:rPr>
            </w:rPrChange>
          </w:rPr>
          <w:t xml:space="preserve">.</w:t>
        </w:r>
      </w:ins>
    </w:p>
    <w:p w:rsidR="00000000" w:rsidDel="00000000" w:rsidP="00000000" w:rsidRDefault="00000000" w:rsidRPr="00000000">
      <w:pPr>
        <w:spacing w:after="240" w:line="480" w:lineRule="auto"/>
        <w:ind w:left="0" w:firstLine="0"/>
        <w:contextualSpacing w:val="0"/>
        <w:rPr>
          <w:ins w:author="Garrett Michaelsen" w:id="0" w:date="2016-06-15T22:30:39Z"/>
        </w:rPr>
      </w:pPr>
      <w:ins w:author="Garrett Michaelsen" w:id="0" w:date="2016-06-15T22:30:39Z">
        <w:bookmarkStart w:colFirst="0" w:colLast="0" w:name="h.tss7hgepdwq7" w:id="3"/>
        <w:bookmarkEnd w:id="3"/>
        <w:r w:rsidDel="00000000" w:rsidR="00000000" w:rsidRPr="00000000">
          <w:rPr>
            <w:rtl w:val="0"/>
          </w:rPr>
        </w:r>
      </w:ins>
    </w:p>
    <w:p w:rsidR="00000000" w:rsidDel="00000000" w:rsidP="00000000" w:rsidRDefault="00000000" w:rsidRPr="00000000">
      <w:pPr>
        <w:spacing w:after="240" w:line="480" w:lineRule="auto"/>
        <w:ind w:left="0" w:firstLine="0"/>
        <w:contextualSpacing w:val="0"/>
      </w:pPr>
      <w:bookmarkStart w:colFirst="0" w:colLast="0" w:name="h.ou0fz5o0js73" w:id="4"/>
      <w:bookmarkEnd w:id="4"/>
      <w:r w:rsidDel="00000000" w:rsidR="00000000" w:rsidRPr="00000000">
        <w:rPr>
          <w:rtl w:val="0"/>
        </w:rPr>
      </w:r>
    </w:p>
    <w:p w:rsidR="00000000" w:rsidDel="00000000" w:rsidP="00000000" w:rsidRDefault="00000000" w:rsidRPr="00000000">
      <w:pPr>
        <w:pStyle w:val="Heading1"/>
        <w:spacing w:after="0" w:before="240" w:line="480" w:lineRule="auto"/>
        <w:contextualSpacing w:val="0"/>
      </w:pPr>
      <w:bookmarkStart w:colFirst="0" w:colLast="0" w:name="h.mf4iywyt9r5b" w:id="5"/>
      <w:bookmarkEnd w:id="5"/>
      <w:r w:rsidDel="00000000" w:rsidR="00000000" w:rsidRPr="00000000">
        <w:rPr>
          <w:rFonts w:ascii="Open Sans" w:cs="Open Sans" w:eastAsia="Open Sans" w:hAnsi="Open Sans"/>
          <w:b w:val="1"/>
          <w:color w:val="555555"/>
          <w:sz w:val="28"/>
          <w:szCs w:val="28"/>
          <w:rtl w:val="0"/>
        </w:rPr>
        <w:t xml:space="preserve">Works Cited</w:t>
      </w:r>
    </w:p>
    <w:p w:rsidR="00000000" w:rsidDel="00000000" w:rsidP="00000000" w:rsidRDefault="00000000" w:rsidRPr="00000000">
      <w:pPr>
        <w:spacing w:after="240" w:line="480" w:lineRule="auto"/>
        <w:ind w:left="540" w:hanging="540"/>
        <w:contextualSpacing w:val="0"/>
      </w:pPr>
      <w:bookmarkStart w:colFirst="0" w:colLast="0" w:name="h.ao3ct0rsx2av" w:id="6"/>
      <w:bookmarkEnd w:id="6"/>
      <w:r w:rsidDel="00000000" w:rsidR="00000000" w:rsidRPr="00000000">
        <w:rPr>
          <w:rFonts w:ascii="Open Sans" w:cs="Open Sans" w:eastAsia="Open Sans" w:hAnsi="Open Sans"/>
          <w:color w:val="555555"/>
          <w:sz w:val="24"/>
          <w:szCs w:val="24"/>
          <w:rtl w:val="0"/>
        </w:rPr>
        <w:t xml:space="preserve">Campbell, Patricia Shehan, David Myers, Edward Sarath, Juan Chattah, Lee Higgins, Victoria Lindsay Levine, David Rudge, and Timothy Rice. 2016. </w:t>
      </w:r>
      <w:hyperlink r:id="rId27">
        <w:r w:rsidDel="00000000" w:rsidR="00000000" w:rsidRPr="00000000">
          <w:rPr>
            <w:rFonts w:ascii="Open Sans" w:cs="Open Sans" w:eastAsia="Open Sans" w:hAnsi="Open Sans"/>
            <w:i w:val="1"/>
            <w:color w:val="1155cc"/>
            <w:sz w:val="24"/>
            <w:szCs w:val="24"/>
            <w:u w:val="single"/>
            <w:rtl w:val="0"/>
          </w:rPr>
          <w:t xml:space="preserve">Transforming music study from its foundations: A manifesto for progressive change in the undergraduate preparation of music majors.</w:t>
        </w:r>
      </w:hyperlink>
      <w:r w:rsidDel="00000000" w:rsidR="00000000" w:rsidRPr="00000000">
        <w:rPr>
          <w:rFonts w:ascii="Open Sans" w:cs="Open Sans" w:eastAsia="Open Sans" w:hAnsi="Open Sans"/>
          <w:color w:val="555555"/>
          <w:sz w:val="24"/>
          <w:szCs w:val="24"/>
          <w:rtl w:val="0"/>
        </w:rPr>
        <w:t xml:space="preserve"> Copy Edited Version. The College Music Society.</w:t>
      </w:r>
    </w:p>
    <w:p w:rsidR="00000000" w:rsidDel="00000000" w:rsidP="00000000" w:rsidRDefault="00000000" w:rsidRPr="00000000">
      <w:pPr>
        <w:spacing w:after="240" w:line="480" w:lineRule="auto"/>
        <w:ind w:left="540" w:hanging="540"/>
        <w:contextualSpacing w:val="0"/>
      </w:pPr>
      <w:bookmarkStart w:colFirst="0" w:colLast="0" w:name="h.3vb37ri1n7x9" w:id="7"/>
      <w:bookmarkEnd w:id="7"/>
      <w:r w:rsidDel="00000000" w:rsidR="00000000" w:rsidRPr="00000000">
        <w:rPr>
          <w:rFonts w:ascii="Open Sans" w:cs="Open Sans" w:eastAsia="Open Sans" w:hAnsi="Open Sans"/>
          <w:color w:val="555555"/>
          <w:sz w:val="24"/>
          <w:szCs w:val="24"/>
          <w:rtl w:val="0"/>
        </w:rPr>
        <w:t xml:space="preserve">Geminiani, Francesco. 1756. </w:t>
      </w:r>
      <w:hyperlink r:id="rId28">
        <w:r w:rsidDel="00000000" w:rsidR="00000000" w:rsidRPr="00000000">
          <w:rPr>
            <w:rFonts w:ascii="Open Sans" w:cs="Open Sans" w:eastAsia="Open Sans" w:hAnsi="Open Sans"/>
            <w:i w:val="1"/>
            <w:color w:val="1155cc"/>
            <w:sz w:val="24"/>
            <w:szCs w:val="24"/>
            <w:u w:val="single"/>
            <w:rtl w:val="0"/>
          </w:rPr>
          <w:t xml:space="preserve">The Art of Accompaniment or A new and well digested method to learn to perform the Thorough Bass on the Harpsichord.</w:t>
        </w:r>
      </w:hyperlink>
      <w:r w:rsidDel="00000000" w:rsidR="00000000" w:rsidRPr="00000000">
        <w:rPr>
          <w:rFonts w:ascii="Open Sans" w:cs="Open Sans" w:eastAsia="Open Sans" w:hAnsi="Open Sans"/>
          <w:color w:val="555555"/>
          <w:sz w:val="24"/>
          <w:szCs w:val="24"/>
          <w:rtl w:val="0"/>
        </w:rPr>
        <w:t xml:space="preserve"> London.</w:t>
      </w:r>
    </w:p>
    <w:p w:rsidR="00000000" w:rsidDel="00000000" w:rsidP="00000000" w:rsidRDefault="00000000" w:rsidRPr="00000000">
      <w:pPr>
        <w:spacing w:after="240" w:line="480" w:lineRule="auto"/>
        <w:ind w:left="540" w:hanging="540"/>
        <w:contextualSpacing w:val="0"/>
      </w:pPr>
      <w:bookmarkStart w:colFirst="0" w:colLast="0" w:name="h.cb7o1ke48g3f" w:id="8"/>
      <w:bookmarkEnd w:id="8"/>
      <w:r w:rsidDel="00000000" w:rsidR="00000000" w:rsidRPr="00000000">
        <w:rPr>
          <w:rFonts w:ascii="Open Sans" w:cs="Open Sans" w:eastAsia="Open Sans" w:hAnsi="Open Sans"/>
          <w:color w:val="555555"/>
          <w:sz w:val="24"/>
          <w:szCs w:val="24"/>
          <w:rtl w:val="0"/>
        </w:rPr>
        <w:t xml:space="preserve">Hermann, Richard. 2004. </w:t>
      </w:r>
      <w:hyperlink r:id="rId29">
        <w:r w:rsidDel="00000000" w:rsidR="00000000" w:rsidRPr="00000000">
          <w:rPr>
            <w:rFonts w:ascii="Open Sans" w:cs="Open Sans" w:eastAsia="Open Sans" w:hAnsi="Open Sans"/>
            <w:color w:val="1155cc"/>
            <w:sz w:val="24"/>
            <w:szCs w:val="24"/>
            <w:u w:val="single"/>
            <w:rtl w:val="0"/>
          </w:rPr>
          <w:t xml:space="preserve">“Charlie Parker's Solo to ‘Ornithology’: Facets of Counterpoint, Analysis, and Pedagogy.”</w:t>
        </w:r>
      </w:hyperlink>
      <w:r w:rsidDel="00000000" w:rsidR="00000000" w:rsidRPr="00000000">
        <w:rPr>
          <w:rFonts w:ascii="Open Sans" w:cs="Open Sans" w:eastAsia="Open Sans" w:hAnsi="Open Sans"/>
          <w:color w:val="555555"/>
          <w:sz w:val="24"/>
          <w:szCs w:val="24"/>
          <w:rtl w:val="0"/>
        </w:rPr>
        <w:t xml:space="preserve"> </w:t>
      </w:r>
      <w:r w:rsidDel="00000000" w:rsidR="00000000" w:rsidRPr="00000000">
        <w:rPr>
          <w:rFonts w:ascii="Open Sans" w:cs="Open Sans" w:eastAsia="Open Sans" w:hAnsi="Open Sans"/>
          <w:i w:val="1"/>
          <w:color w:val="555555"/>
          <w:sz w:val="24"/>
          <w:szCs w:val="24"/>
          <w:rtl w:val="0"/>
        </w:rPr>
        <w:t xml:space="preserve">Perspectives of New Music</w:t>
      </w:r>
      <w:r w:rsidDel="00000000" w:rsidR="00000000" w:rsidRPr="00000000">
        <w:rPr>
          <w:rFonts w:ascii="Open Sans" w:cs="Open Sans" w:eastAsia="Open Sans" w:hAnsi="Open Sans"/>
          <w:color w:val="555555"/>
          <w:sz w:val="24"/>
          <w:szCs w:val="24"/>
          <w:rtl w:val="0"/>
        </w:rPr>
        <w:t xml:space="preserve"> 42 (2): 222–262.</w:t>
      </w:r>
    </w:p>
    <w:p w:rsidR="00000000" w:rsidDel="00000000" w:rsidP="00000000" w:rsidRDefault="00000000" w:rsidRPr="00000000">
      <w:pPr>
        <w:spacing w:after="240" w:line="480" w:lineRule="auto"/>
        <w:ind w:left="540" w:hanging="540"/>
        <w:contextualSpacing w:val="0"/>
      </w:pPr>
      <w:bookmarkStart w:colFirst="0" w:colLast="0" w:name="h.sioqeggu37y6" w:id="9"/>
      <w:bookmarkEnd w:id="9"/>
      <w:r w:rsidDel="00000000" w:rsidR="00000000" w:rsidRPr="00000000">
        <w:rPr>
          <w:rFonts w:ascii="Open Sans" w:cs="Open Sans" w:eastAsia="Open Sans" w:hAnsi="Open Sans"/>
          <w:color w:val="555555"/>
          <w:sz w:val="24"/>
          <w:szCs w:val="24"/>
          <w:rtl w:val="0"/>
        </w:rPr>
        <w:t xml:space="preserve">Salley, Keith. 2007. </w:t>
      </w:r>
      <w:hyperlink r:id="rId30">
        <w:r w:rsidDel="00000000" w:rsidR="00000000" w:rsidRPr="00000000">
          <w:rPr>
            <w:rFonts w:ascii="Open Sans" w:cs="Open Sans" w:eastAsia="Open Sans" w:hAnsi="Open Sans"/>
            <w:color w:val="1155cc"/>
            <w:sz w:val="24"/>
            <w:szCs w:val="24"/>
            <w:u w:val="single"/>
            <w:rtl w:val="0"/>
          </w:rPr>
          <w:t xml:space="preserve">“Beyond Chord-Scale Theory: Realizing a Species Approach to Jazz Improvisation.”</w:t>
        </w:r>
      </w:hyperlink>
      <w:r w:rsidDel="00000000" w:rsidR="00000000" w:rsidRPr="00000000">
        <w:rPr>
          <w:rFonts w:ascii="Open Sans" w:cs="Open Sans" w:eastAsia="Open Sans" w:hAnsi="Open Sans"/>
          <w:color w:val="555555"/>
          <w:sz w:val="24"/>
          <w:szCs w:val="24"/>
          <w:rtl w:val="0"/>
        </w:rPr>
        <w:t xml:space="preserve"> </w:t>
      </w:r>
      <w:r w:rsidDel="00000000" w:rsidR="00000000" w:rsidRPr="00000000">
        <w:rPr>
          <w:rFonts w:ascii="Open Sans" w:cs="Open Sans" w:eastAsia="Open Sans" w:hAnsi="Open Sans"/>
          <w:i w:val="1"/>
          <w:color w:val="555555"/>
          <w:sz w:val="24"/>
          <w:szCs w:val="24"/>
          <w:rtl w:val="0"/>
        </w:rPr>
        <w:t xml:space="preserve">Journal of Music Theory Pedagogy</w:t>
      </w:r>
      <w:r w:rsidDel="00000000" w:rsidR="00000000" w:rsidRPr="00000000">
        <w:rPr>
          <w:rFonts w:ascii="Open Sans" w:cs="Open Sans" w:eastAsia="Open Sans" w:hAnsi="Open Sans"/>
          <w:color w:val="555555"/>
          <w:sz w:val="24"/>
          <w:szCs w:val="24"/>
          <w:rtl w:val="0"/>
        </w:rPr>
        <w:t xml:space="preserve"> 21: 97–118.</w:t>
      </w:r>
    </w:p>
    <w:p w:rsidR="00000000" w:rsidDel="00000000" w:rsidP="00000000" w:rsidRDefault="00000000" w:rsidRPr="00000000">
      <w:pPr>
        <w:spacing w:after="240" w:line="480" w:lineRule="auto"/>
        <w:ind w:left="540" w:hanging="540"/>
        <w:contextualSpacing w:val="0"/>
      </w:pPr>
      <w:bookmarkStart w:colFirst="0" w:colLast="0" w:name="h.a9uwba2lvd05" w:id="10"/>
      <w:bookmarkEnd w:id="10"/>
      <w:r w:rsidDel="00000000" w:rsidR="00000000" w:rsidRPr="00000000">
        <w:rPr>
          <w:rFonts w:ascii="Open Sans" w:cs="Open Sans" w:eastAsia="Open Sans" w:hAnsi="Open Sans"/>
          <w:color w:val="555555"/>
          <w:sz w:val="24"/>
          <w:szCs w:val="24"/>
          <w:rtl w:val="0"/>
        </w:rPr>
        <w:t xml:space="preserve">Shaffer, Kris, and Robin Wharton, eds. 2014.</w:t>
      </w:r>
      <w:r w:rsidDel="00000000" w:rsidR="00000000" w:rsidRPr="00000000">
        <w:rPr>
          <w:rFonts w:ascii="Open Sans" w:cs="Open Sans" w:eastAsia="Open Sans" w:hAnsi="Open Sans"/>
          <w:color w:val="555555"/>
          <w:sz w:val="24"/>
          <w:szCs w:val="24"/>
          <w:rtl w:val="0"/>
        </w:rPr>
        <w:t xml:space="preserve"> </w:t>
      </w:r>
      <w:hyperlink r:id="rId31">
        <w:r w:rsidDel="00000000" w:rsidR="00000000" w:rsidRPr="00000000">
          <w:rPr>
            <w:rFonts w:ascii="Open Sans" w:cs="Open Sans" w:eastAsia="Open Sans" w:hAnsi="Open Sans"/>
            <w:i w:val="1"/>
            <w:color w:val="1155cc"/>
            <w:sz w:val="24"/>
            <w:szCs w:val="24"/>
            <w:u w:val="single"/>
            <w:rtl w:val="0"/>
          </w:rPr>
          <w:t xml:space="preserve">Open Music Theory.</w:t>
        </w:r>
      </w:hyperlink>
      <w:r w:rsidDel="00000000" w:rsidR="00000000" w:rsidRPr="00000000">
        <w:rPr>
          <w:rFonts w:ascii="Open Sans" w:cs="Open Sans" w:eastAsia="Open Sans" w:hAnsi="Open Sans"/>
          <w:color w:val="555555"/>
          <w:sz w:val="24"/>
          <w:szCs w:val="24"/>
          <w:rtl w:val="0"/>
        </w:rPr>
        <w:t xml:space="preserve"> Hybrid Pedagogy Publishing.</w:t>
      </w:r>
    </w:p>
    <w:p w:rsidR="00000000" w:rsidDel="00000000" w:rsidP="00000000" w:rsidRDefault="00000000" w:rsidRPr="00000000">
      <w:pPr>
        <w:spacing w:after="240" w:line="480" w:lineRule="auto"/>
        <w:ind w:left="540" w:hanging="540"/>
        <w:contextualSpacing w:val="0"/>
      </w:pPr>
      <w:bookmarkStart w:colFirst="0" w:colLast="0" w:name="h.gwxuvfz3tpeq" w:id="11"/>
      <w:bookmarkEnd w:id="11"/>
      <w:r w:rsidDel="00000000" w:rsidR="00000000" w:rsidRPr="00000000">
        <w:rPr>
          <w:rFonts w:ascii="Open Sans" w:cs="Open Sans" w:eastAsia="Open Sans" w:hAnsi="Open Sans"/>
          <w:color w:val="555555"/>
          <w:sz w:val="24"/>
          <w:szCs w:val="24"/>
          <w:rtl w:val="0"/>
        </w:rPr>
        <w:t xml:space="preserve">Terefenko, Dariusz. 2013. </w:t>
      </w:r>
      <w:hyperlink r:id="rId32">
        <w:r w:rsidDel="00000000" w:rsidR="00000000" w:rsidRPr="00000000">
          <w:rPr>
            <w:rFonts w:ascii="Open Sans" w:cs="Open Sans" w:eastAsia="Open Sans" w:hAnsi="Open Sans"/>
            <w:color w:val="1155cc"/>
            <w:sz w:val="24"/>
            <w:szCs w:val="24"/>
            <w:u w:val="single"/>
            <w:rtl w:val="0"/>
          </w:rPr>
          <w:t xml:space="preserve">“The Passacaglia – A Primer for Teaching Baroque Improvisation.”</w:t>
        </w:r>
      </w:hyperlink>
      <w:r w:rsidDel="00000000" w:rsidR="00000000" w:rsidRPr="00000000">
        <w:rPr>
          <w:rFonts w:ascii="Open Sans" w:cs="Open Sans" w:eastAsia="Open Sans" w:hAnsi="Open Sans"/>
          <w:color w:val="555555"/>
          <w:sz w:val="24"/>
          <w:szCs w:val="24"/>
          <w:rtl w:val="0"/>
        </w:rPr>
        <w:t xml:space="preserve"> </w:t>
      </w:r>
      <w:r w:rsidDel="00000000" w:rsidR="00000000" w:rsidRPr="00000000">
        <w:rPr>
          <w:rFonts w:ascii="Open Sans" w:cs="Open Sans" w:eastAsia="Open Sans" w:hAnsi="Open Sans"/>
          <w:i w:val="1"/>
          <w:color w:val="555555"/>
          <w:sz w:val="24"/>
          <w:szCs w:val="24"/>
          <w:rtl w:val="0"/>
        </w:rPr>
        <w:t xml:space="preserve">Ars Inter Culturas</w:t>
      </w:r>
      <w:r w:rsidDel="00000000" w:rsidR="00000000" w:rsidRPr="00000000">
        <w:rPr>
          <w:rFonts w:ascii="Open Sans" w:cs="Open Sans" w:eastAsia="Open Sans" w:hAnsi="Open Sans"/>
          <w:color w:val="555555"/>
          <w:sz w:val="24"/>
          <w:szCs w:val="24"/>
          <w:rtl w:val="0"/>
        </w:rPr>
        <w:t xml:space="preserve"> 2: 173–196.</w:t>
      </w:r>
      <w:r w:rsidDel="00000000" w:rsidR="00000000" w:rsidRPr="00000000">
        <w:rPr>
          <w:rtl w:val="0"/>
        </w:rPr>
      </w:r>
    </w:p>
    <w:sectPr>
      <w:headerReference r:id="rId33" w:type="default"/>
      <w:pgSz w:h="15840" w:w="12240"/>
      <w:pgMar w:bottom="1440" w:top="1440" w:left="1440" w:right="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Chris Stover" w:id="0" w:date="2016-06-26T23:15:4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Hi Joon, I'm going through and copy editing to prepare for publication, and making just a handful of notes about little word choices here and there - please take these as suggestions only!</w:t>
      </w:r>
    </w:p>
  </w:comment>
  <w:comment w:author="Joon Park" w:id="1" w:date="2016-06-26T23:15:4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Sorry for the late update. I've made changes according to your suggestions.</w:t>
      </w:r>
    </w:p>
  </w:comment>
  <w:comment w:author="Garrett Michaelsen" w:id="17" w:date="2016-06-15T21:09:1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Joon, this copyright statement is required by the journal. Please make sure you understand the Creative Commons license terms and then approve this addition.</w:t>
      </w:r>
    </w:p>
  </w:comment>
  <w:comment w:author="Garrett Michaelsen" w:id="18" w:date="2016-06-15T21:09:1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Joon, this copyright statement is required by the journal. Please make sure you understand the Creative Commons license terms and then approve this addition.</w:t>
      </w:r>
    </w:p>
  </w:comment>
  <w:comment w:author="Garrett Michaelsen" w:id="19" w:date="2016-06-15T21:09:1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Joon, this copyright statement is required by the journal. Please make sure you understand the Creative Commons license terms and then approve this addition.</w:t>
      </w:r>
    </w:p>
  </w:comment>
  <w:comment w:author="Chris Stover" w:id="2" w:date="2016-06-19T02:16:3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Eds: set w/ carat notation</w:t>
      </w:r>
    </w:p>
  </w:comment>
  <w:comment w:author="Joon Park" w:id="4" w:date="2016-05-26T08:25:5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I'm using a table with border width 0.</w:t>
      </w:r>
    </w:p>
  </w:comment>
  <w:comment w:author="Joon Park" w:id="6" w:date="2016-05-26T08:25:5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I'm using a table with border width 0.</w:t>
      </w:r>
    </w:p>
  </w:comment>
  <w:comment w:author="Joon Park" w:id="5" w:date="2016-05-26T08:25:5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for the examples and the captions</w:t>
      </w:r>
    </w:p>
  </w:comment>
  <w:comment w:author="Joon Park" w:id="7" w:date="2016-05-26T08:25:5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for the examples and the captions</w:t>
      </w:r>
    </w:p>
  </w:comment>
  <w:comment w:author="Danny Arthurs" w:id="9" w:date="2016-06-19T05:05:4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You might include a "footnote" that you have adopted the #11 vs. b5 for pedagogical reasons. Some jazz theorists might have an issue with your A Train symbols. (It seems more in fashion to use D7b5 over D7(#11).) I don't have a problem with either, but it might rub some the wrong way! (Especially in the way you have converted D7b5 into D7(#11) and THEN used #4 for the figured bass. This starts to complicate some jazz theory matters (is #4 an extension? If so why not use 11?; if it's b5 on the other hand, do enharmonic reinterpretations matter? etc.)</w:t>
      </w:r>
    </w:p>
  </w:comment>
  <w:comment w:author="Joon Park" w:id="10" w:date="2016-05-21T07:49:0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Question about the style guide: should I actually use a footnote for this, or write something that is like a footnote in the body?</w:t>
      </w:r>
    </w:p>
  </w:comment>
  <w:comment w:author="Joon Park" w:id="11" w:date="2016-05-21T07:59:36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By the way, the lead sheet is from the Real Book sixth edition. In relation to the chord that follows D7#11, which is Dm7, I agree with the Real Book because of the "sol-si-la" voice leading.</w:t>
      </w:r>
    </w:p>
  </w:comment>
  <w:comment w:author="Joon Park" w:id="12" w:date="2016-05-22T02:23:56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 pdf file is now updated.</w:t>
      </w:r>
    </w:p>
  </w:comment>
  <w:comment w:author="Joon Park" w:id="13" w:date="2016-05-25T05:18:4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_Marked as resolved_</w:t>
      </w:r>
    </w:p>
  </w:comment>
  <w:comment w:author="Danny Arthurs" w:id="14" w:date="2016-06-01T20:34:5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_Re-opened_</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Apologies for not responding sooner; yes, I agree with how the Real Book represents it. Perhaps a parenthetical statement in the main body could clear up your representation, if it's needed at all--editors should decide how to handle this.)</w:t>
      </w:r>
    </w:p>
  </w:comment>
  <w:comment w:author="Chris Stover" w:id="15" w:date="2016-06-19T02:44:2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Responding to Danny's initial question: I make a clear distinction between #11 and b5: the latter is an alteration of a chordal fifth, while the former is added to a chord with a perfect fifth above the root (which may or not be articulated in a voicing). In three Ellington versions of Take the A Train that I listened to, there's no "A" in any of the voicings (at least in the head), so I'd say that D7(b5) is a more appropriate chord symbol. But on the other hand, the 5–#5–6 melodic motion is pretty salient too. Even though I prefer the former, the #11 (#4) notation might be more consistent with the points you're making in this paper. Thoughts?</w:t>
      </w:r>
    </w:p>
  </w:comment>
  <w:comment w:author="Danny Arthurs" w:id="16" w:date="2016-06-19T05:05:4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think that should be a question for Garrett M. I don't know the answer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myself!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Danny</w:t>
      </w:r>
    </w:p>
  </w:comment>
  <w:comment w:author="Chris Stover" w:id="3" w:date="2016-06-19T02:20:1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Eds: here, and below, replace with sharp and flat symbols</w:t>
      </w:r>
    </w:p>
  </w:comment>
  <w:comment w:author="Chris Stover" w:id="8" w:date="2016-06-19T02:29:37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Eds: fix spacing and font on accidentals throughout text (do we have house templates in place?)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01.png"/><Relationship Id="rId21" Type="http://schemas.openxmlformats.org/officeDocument/2006/relationships/hyperlink" Target="http://aic.apsl.edu.pl/aicnr2/Terefenko%20173-196.pdf" TargetMode="External"/><Relationship Id="rId24" Type="http://schemas.openxmlformats.org/officeDocument/2006/relationships/hyperlink" Target="http://openmusictheory.com/contents.html" TargetMode="External"/><Relationship Id="rId23" Type="http://schemas.openxmlformats.org/officeDocument/2006/relationships/image" Target="media/image13.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yperlink" Target="http://depts.washington.edu/uwmused/UWMusEd/Happenings_files/Reform-Report%20on%20the%20Undergraduate%20Music%20Major%20.pdf" TargetMode="External"/><Relationship Id="rId25" Type="http://schemas.openxmlformats.org/officeDocument/2006/relationships/hyperlink" Target="http://openmusictheory.com/RNfromFB.html" TargetMode="External"/><Relationship Id="rId28" Type="http://schemas.openxmlformats.org/officeDocument/2006/relationships/hyperlink" Target="http://imslp.nl/imglnks/usimg/b/b7/IMSLP372077-PMLP149534-artofaccompaniam00gemi.pdf" TargetMode="External"/><Relationship Id="rId27" Type="http://schemas.openxmlformats.org/officeDocument/2006/relationships/hyperlink" Target="http://symposium.music.org/index.php?option=com_k2&amp;view=item&amp;task=download&amp;id=8_4e41331270665f6dc8bb0d8e93fbea79&amp;Itemid=126" TargetMode="External"/><Relationship Id="rId5" Type="http://schemas.openxmlformats.org/officeDocument/2006/relationships/styles" Target="styles.xml"/><Relationship Id="rId6" Type="http://schemas.openxmlformats.org/officeDocument/2006/relationships/hyperlink" Target="http://imslp.org/wiki/Les_%C3%A9l%C3%A9ments_(Rebel,_Jean-F%C3%A9ry)" TargetMode="External"/><Relationship Id="rId29" Type="http://schemas.openxmlformats.org/officeDocument/2006/relationships/hyperlink" Target="http://www.jstor.org/stable/25164564" TargetMode="External"/><Relationship Id="rId7" Type="http://schemas.openxmlformats.org/officeDocument/2006/relationships/hyperlink" Target="http://imslp.org/wiki/Les_%C3%A9l%C3%A9ments_(Rebel,_Jean-F%C3%A9ry)" TargetMode="External"/><Relationship Id="rId8" Type="http://schemas.openxmlformats.org/officeDocument/2006/relationships/hyperlink" Target="https://www.youtube.com/watch?v=0p4HP3sFFkc" TargetMode="External"/><Relationship Id="rId31" Type="http://schemas.openxmlformats.org/officeDocument/2006/relationships/hyperlink" Target="http://openmusictheory.com" TargetMode="External"/><Relationship Id="rId30" Type="http://schemas.openxmlformats.org/officeDocument/2006/relationships/hyperlink" Target="https://drive.google.com/open?id=0B0ZI8di-pEDvRXlQckRZbl82OGs" TargetMode="External"/><Relationship Id="rId11" Type="http://schemas.openxmlformats.org/officeDocument/2006/relationships/image" Target="media/image15.png"/><Relationship Id="rId33" Type="http://schemas.openxmlformats.org/officeDocument/2006/relationships/header" Target="header1.xml"/><Relationship Id="rId10" Type="http://schemas.openxmlformats.org/officeDocument/2006/relationships/image" Target="media/image16.png"/><Relationship Id="rId32" Type="http://schemas.openxmlformats.org/officeDocument/2006/relationships/hyperlink" Target="http://aic.apsl.edu.pl/aicnr2/Terefenko%20173-196.pdf" TargetMode="External"/><Relationship Id="rId13" Type="http://schemas.openxmlformats.org/officeDocument/2006/relationships/hyperlink" Target="https://onedrive.live.com/redir?resid=5C32ACB24D00039C!16636&amp;authkey=!APr8LVuSPg4GEl4&amp;ithint=file%2cpdf" TargetMode="External"/><Relationship Id="rId12" Type="http://schemas.openxmlformats.org/officeDocument/2006/relationships/image" Target="media/image11.png"/><Relationship Id="rId15" Type="http://schemas.openxmlformats.org/officeDocument/2006/relationships/hyperlink" Target="https://www.jstor.org/stable/25164564?seq=1#page_scan_tab_contents" TargetMode="External"/><Relationship Id="rId14" Type="http://schemas.openxmlformats.org/officeDocument/2006/relationships/hyperlink" Target="http://imslp.nl/imglnks/usimg/b/b7/IMSLP372077-PMLP149534-artofaccompaniam00gemi.pdf" TargetMode="External"/><Relationship Id="rId17" Type="http://schemas.openxmlformats.org/officeDocument/2006/relationships/hyperlink" Target="https://en.wikipedia.org/wiki/Chord-scale_system" TargetMode="External"/><Relationship Id="rId16" Type="http://schemas.openxmlformats.org/officeDocument/2006/relationships/hyperlink" Target="http://music.appstate.edu/node/3311" TargetMode="External"/><Relationship Id="rId19" Type="http://schemas.openxmlformats.org/officeDocument/2006/relationships/image" Target="media/image14.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